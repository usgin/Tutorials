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XSpec="center" w:tblpY="2356"/>
        <w:tblW w:w="5508" w:type="pct"/>
        <w:tblLook w:val="04A0" w:firstRow="1" w:lastRow="0" w:firstColumn="1" w:lastColumn="0" w:noHBand="0" w:noVBand="1"/>
      </w:tblPr>
      <w:tblGrid>
        <w:gridCol w:w="10549"/>
      </w:tblGrid>
      <w:tr w:rsidR="007029CA" w:rsidTr="007029CA">
        <w:trPr>
          <w:trHeight w:val="2105"/>
        </w:trPr>
        <w:tc>
          <w:tcPr>
            <w:tcW w:w="10549" w:type="dxa"/>
          </w:tcPr>
          <w:p w:rsidR="007029CA" w:rsidRDefault="00D96673" w:rsidP="00EC01EA">
            <w:pPr>
              <w:pStyle w:val="Title"/>
              <w:jc w:val="center"/>
              <w:rPr>
                <w:sz w:val="140"/>
                <w:szCs w:val="140"/>
              </w:rPr>
            </w:pPr>
            <w:sdt>
              <w:sdtPr>
                <w:rPr>
                  <w:sz w:val="72"/>
                  <w:szCs w:val="140"/>
                </w:rPr>
                <w:alias w:val="Title"/>
                <w:id w:val="1934172987"/>
                <w:placeholder>
                  <w:docPart w:val="BEF41F0D225043A6B4257806A11AF0EF"/>
                </w:placeholder>
                <w:dataBinding w:prefixMappings="xmlns:ns0='http://schemas.openxmlformats.org/package/2006/metadata/core-properties' xmlns:ns1='http://purl.org/dc/elements/1.1/'" w:xpath="/ns0:coreProperties[1]/ns1:title[1]" w:storeItemID="{6C3C8BC8-F283-45AE-878A-BAB7291924A1}"/>
                <w:text/>
              </w:sdtPr>
              <w:sdtEndPr/>
              <w:sdtContent>
                <w:r w:rsidR="007029CA" w:rsidRPr="00435981">
                  <w:rPr>
                    <w:sz w:val="72"/>
                    <w:szCs w:val="140"/>
                  </w:rPr>
                  <w:t xml:space="preserve">The </w:t>
                </w:r>
                <w:r w:rsidR="00EC01EA">
                  <w:rPr>
                    <w:sz w:val="72"/>
                    <w:szCs w:val="140"/>
                  </w:rPr>
                  <w:t>USGIN Data and Metadata</w:t>
                </w:r>
                <w:r w:rsidR="007029CA" w:rsidRPr="00435981">
                  <w:rPr>
                    <w:sz w:val="72"/>
                    <w:szCs w:val="140"/>
                  </w:rPr>
                  <w:t xml:space="preserve"> Repository</w:t>
                </w:r>
                <w:r w:rsidR="00EC01EA">
                  <w:rPr>
                    <w:sz w:val="72"/>
                    <w:szCs w:val="140"/>
                  </w:rPr>
                  <w:t xml:space="preserve"> Application</w:t>
                </w:r>
              </w:sdtContent>
            </w:sdt>
          </w:p>
        </w:tc>
      </w:tr>
      <w:tr w:rsidR="007029CA" w:rsidTr="007029CA">
        <w:trPr>
          <w:trHeight w:val="1050"/>
        </w:trPr>
        <w:tc>
          <w:tcPr>
            <w:tcW w:w="10549" w:type="dxa"/>
            <w:vAlign w:val="bottom"/>
          </w:tcPr>
          <w:p w:rsidR="007029CA" w:rsidRDefault="00D96673" w:rsidP="001F5DCB">
            <w:pPr>
              <w:pStyle w:val="Subtitle"/>
              <w:jc w:val="center"/>
            </w:pPr>
            <w:sdt>
              <w:sdtPr>
                <w:rPr>
                  <w:sz w:val="44"/>
                  <w:szCs w:val="28"/>
                </w:rPr>
                <w:alias w:val="Subtitle"/>
                <w:id w:val="-899293849"/>
                <w:placeholder>
                  <w:docPart w:val="69769F2E8934495E909B16C0980A5B94"/>
                </w:placeholder>
                <w:dataBinding w:prefixMappings="xmlns:ns0='http://schemas.openxmlformats.org/package/2006/metadata/core-properties' xmlns:ns1='http://purl.org/dc/elements/1.1/'" w:xpath="/ns0:coreProperties[1]/ns1:subject[1]" w:storeItemID="{6C3C8BC8-F283-45AE-878A-BAB7291924A1}"/>
                <w:text/>
              </w:sdtPr>
              <w:sdtEndPr/>
              <w:sdtContent>
                <w:r w:rsidR="00082F1F">
                  <w:rPr>
                    <w:sz w:val="44"/>
                    <w:szCs w:val="28"/>
                  </w:rPr>
                  <w:t>Getting familiar with the Repository:                     Entering, Editing, and Searching Data</w:t>
                </w:r>
              </w:sdtContent>
            </w:sdt>
          </w:p>
        </w:tc>
      </w:tr>
      <w:tr w:rsidR="007029CA" w:rsidTr="007029CA">
        <w:trPr>
          <w:trHeight w:val="3882"/>
        </w:trPr>
        <w:tc>
          <w:tcPr>
            <w:tcW w:w="10549" w:type="dxa"/>
            <w:vAlign w:val="bottom"/>
          </w:tcPr>
          <w:p w:rsidR="007029CA" w:rsidRPr="00435981" w:rsidRDefault="00D96673" w:rsidP="00EC01EA">
            <w:pPr>
              <w:jc w:val="center"/>
              <w:rPr>
                <w:color w:val="365F91" w:themeColor="accent1" w:themeShade="BF"/>
                <w:sz w:val="20"/>
                <w:szCs w:val="28"/>
              </w:rPr>
            </w:pPr>
            <w:sdt>
              <w:sdtPr>
                <w:rPr>
                  <w:rFonts w:ascii="Arial" w:eastAsia="Times New Roman" w:hAnsi="Arial" w:cs="Arial"/>
                  <w:color w:val="244061" w:themeColor="accent1" w:themeShade="80"/>
                  <w:sz w:val="28"/>
                  <w:szCs w:val="18"/>
                </w:rPr>
                <w:alias w:val="Abstract"/>
                <w:id w:val="624198434"/>
                <w:placeholder>
                  <w:docPart w:val="93A477B5E9C24756B98DDC72A1EF3B97"/>
                </w:placeholder>
                <w:dataBinding w:prefixMappings="xmlns:ns0='http://schemas.microsoft.com/office/2006/coverPageProps'" w:xpath="/ns0:CoverPageProperties[1]/ns0:Abstract[1]" w:storeItemID="{55AF091B-3C7A-41E3-B477-F2FDAA23CFDA}"/>
                <w:text/>
              </w:sdtPr>
              <w:sdtEndPr/>
              <w:sdtContent>
                <w:r w:rsidR="007029CA" w:rsidRPr="007029CA">
                  <w:rPr>
                    <w:rFonts w:ascii="Arial" w:eastAsia="Times New Roman" w:hAnsi="Arial" w:cs="Arial"/>
                    <w:color w:val="244061" w:themeColor="accent1" w:themeShade="80"/>
                    <w:sz w:val="28"/>
                    <w:szCs w:val="18"/>
                  </w:rPr>
                  <w:t xml:space="preserve"> </w:t>
                </w:r>
                <w:r w:rsidR="00EC01EA">
                  <w:rPr>
                    <w:rFonts w:ascii="Arial" w:eastAsia="Times New Roman" w:hAnsi="Arial" w:cs="Arial"/>
                    <w:color w:val="244061" w:themeColor="accent1" w:themeShade="80"/>
                    <w:sz w:val="28"/>
                    <w:szCs w:val="18"/>
                  </w:rPr>
                  <w:t>Abstract here</w:t>
                </w:r>
              </w:sdtContent>
            </w:sdt>
          </w:p>
        </w:tc>
      </w:tr>
    </w:tbl>
    <w:sdt>
      <w:sdtPr>
        <w:id w:val="1784695523"/>
        <w:docPartObj>
          <w:docPartGallery w:val="Cover Pages"/>
          <w:docPartUnique/>
        </w:docPartObj>
      </w:sdtPr>
      <w:sdtEndPr/>
      <w:sdtContent>
        <w:p w:rsidR="00435981" w:rsidRDefault="004B4500">
          <w:pPr>
            <w:rPr>
              <w:rFonts w:asciiTheme="majorHAnsi" w:eastAsiaTheme="majorEastAsia" w:hAnsiTheme="majorHAnsi" w:cstheme="majorBidi"/>
              <w:b/>
              <w:bCs/>
              <w:color w:val="365F91" w:themeColor="accent1" w:themeShade="BF"/>
              <w:sz w:val="28"/>
              <w:szCs w:val="28"/>
              <w:lang w:eastAsia="ja-JP"/>
            </w:rPr>
          </w:pPr>
          <w:r>
            <w:rPr>
              <w:noProof/>
            </w:rPr>
            <mc:AlternateContent>
              <mc:Choice Requires="wps">
                <w:drawing>
                  <wp:anchor distT="0" distB="0" distL="114300" distR="114300" simplePos="0" relativeHeight="251662336" behindDoc="0" locked="0" layoutInCell="1" allowOverlap="1" wp14:anchorId="750EBD3E" wp14:editId="517EE125">
                    <wp:simplePos x="0" y="0"/>
                    <wp:positionH relativeFrom="margin">
                      <wp:posOffset>-952499</wp:posOffset>
                    </wp:positionH>
                    <wp:positionV relativeFrom="margin">
                      <wp:posOffset>8429625</wp:posOffset>
                    </wp:positionV>
                    <wp:extent cx="7829550" cy="45719"/>
                    <wp:effectExtent l="0" t="0" r="0" b="0"/>
                    <wp:wrapNone/>
                    <wp:docPr id="55" name="Rectangle 55"/>
                    <wp:cNvGraphicFramePr/>
                    <a:graphic xmlns:a="http://schemas.openxmlformats.org/drawingml/2006/main">
                      <a:graphicData uri="http://schemas.microsoft.com/office/word/2010/wordprocessingShape">
                        <wps:wsp>
                          <wps:cNvSpPr/>
                          <wps:spPr>
                            <a:xfrm>
                              <a:off x="0" y="0"/>
                              <a:ext cx="782955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75pt;margin-top:663.75pt;width:616.5pt;height: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" fillcolor="#4f81bd [3204]" stroked="f" strokeweight="2pt">
                    <w10:wrap anchorx="margin" anchory="margin"/>
                  </v:rect>
                </w:pict>
              </mc:Fallback>
            </mc:AlternateContent>
          </w:r>
          <w:r>
            <w:rPr>
              <w:noProof/>
            </w:rPr>
            <mc:AlternateContent>
              <mc:Choice Requires="wps">
                <w:drawing>
                  <wp:anchor distT="0" distB="0" distL="114300" distR="114300" simplePos="0" relativeHeight="251694080" behindDoc="0" locked="0" layoutInCell="1" allowOverlap="1" wp14:anchorId="0B901865" wp14:editId="320486E6">
                    <wp:simplePos x="0" y="0"/>
                    <wp:positionH relativeFrom="column">
                      <wp:posOffset>-819150</wp:posOffset>
                    </wp:positionH>
                    <wp:positionV relativeFrom="paragraph">
                      <wp:posOffset>6867525</wp:posOffset>
                    </wp:positionV>
                    <wp:extent cx="7639050" cy="1219200"/>
                    <wp:effectExtent l="0" t="0" r="19050" b="19050"/>
                    <wp:wrapNone/>
                    <wp:docPr id="698" name="Rectangle 698"/>
                    <wp:cNvGraphicFramePr/>
                    <a:graphic xmlns:a="http://schemas.openxmlformats.org/drawingml/2006/main">
                      <a:graphicData uri="http://schemas.microsoft.com/office/word/2010/wordprocessingShape">
                        <wps:wsp>
                          <wps:cNvSpPr/>
                          <wps:spPr>
                            <a:xfrm>
                              <a:off x="0" y="0"/>
                              <a:ext cx="7639050" cy="121920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8" o:spid="_x0000_s1026" style="position:absolute;margin-left:-64.5pt;margin-top:540.75pt;width:601.5pt;height: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" strokecolor="#243f60 [1604]" strokeweight="2pt">
                    <v:fill r:id="rId11" o:title="" recolor="t" rotate="t" type="frame"/>
                  </v:rect>
                </w:pict>
              </mc:Fallback>
            </mc:AlternateContent>
          </w:r>
          <w:r w:rsidR="009E6769">
            <w:rPr>
              <w:noProof/>
            </w:rPr>
            <mc:AlternateContent>
              <mc:Choice Requires="wps">
                <w:drawing>
                  <wp:anchor distT="0" distB="0" distL="114300" distR="114300" simplePos="0" relativeHeight="251659264" behindDoc="0" locked="0" layoutInCell="1" allowOverlap="1" wp14:anchorId="72B805D6" wp14:editId="18C4CC3E">
                    <wp:simplePos x="0" y="0"/>
                    <wp:positionH relativeFrom="margin">
                      <wp:posOffset>-371475</wp:posOffset>
                    </wp:positionH>
                    <wp:positionV relativeFrom="margin">
                      <wp:posOffset>8159115</wp:posOffset>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435981" w:rsidRDefault="00CF66B1" w:rsidP="004B4500">
                                <w:pPr>
                                  <w:pStyle w:val="Subtitle"/>
                                  <w:spacing w:after="0" w:line="240" w:lineRule="auto"/>
                                  <w:jc w:val="center"/>
                                </w:pPr>
                                <w:r>
                                  <w:fldChar w:fldCharType="begin"/>
                                </w:r>
                                <w:r>
                                  <w:instrText xml:space="preserve"> HYPERLINK "http://repository.stategeothermaldata.org/repository/" </w:instrText>
                                </w:r>
                                <w:r>
                                  <w:fldChar w:fldCharType="separate"/>
                                </w:r>
                                <w:r w:rsidR="007029CA" w:rsidRPr="007029CA">
                                  <w:rPr>
                                    <w:rFonts w:asciiTheme="minorHAnsi" w:eastAsiaTheme="minorHAnsi" w:hAnsiTheme="minorHAnsi" w:cstheme="minorBidi"/>
                                    <w:i w:val="0"/>
                                    <w:iCs w:val="0"/>
                                    <w:color w:val="0000FF"/>
                                    <w:spacing w:val="0"/>
                                    <w:sz w:val="22"/>
                                    <w:szCs w:val="22"/>
                                    <w:u w:val="single"/>
                                    <w:lang w:eastAsia="en-US"/>
                                  </w:rPr>
                                  <w:t>http://repository.stategeothermaldata.org/repository/</w:t>
                                </w:r>
                                <w:r>
                                  <w:rPr>
                                    <w:rFonts w:asciiTheme="minorHAnsi" w:eastAsiaTheme="minorHAnsi" w:hAnsiTheme="minorHAnsi" w:cstheme="minorBidi"/>
                                    <w:i w:val="0"/>
                                    <w:iCs w:val="0"/>
                                    <w:color w:val="0000FF"/>
                                    <w:spacing w:val="0"/>
                                    <w:sz w:val="22"/>
                                    <w:szCs w:val="22"/>
                                    <w:u w:val="single"/>
                                    <w:lang w:eastAsia="en-US"/>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29.25pt;margin-top:642.45pt;width:468pt;height:30.7pt;z-index:251659264;visibility:visible;mso-wrap-style:square;mso-width-percent:1000;mso-height-percent:150;mso-wrap-distance-left:9pt;mso-wrap-distance-top:0;mso-wrap-distance-right:9pt;mso-wrap-distance-bottom:0;mso-position-horizontal:absolute;mso-position-horizontal-relative:margin;mso-position-vertical:absolute;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" filled="f" stroked="f" strokeweight=".5pt">
                    <v:textbox style="mso-fit-shape-to-text:t">
                      <w:txbxContent>
                        <w:p w:rsidR="00435981" w:rsidRDefault="00CF66B1" w:rsidP="004B4500">
                          <w:pPr>
                            <w:pStyle w:val="Subtitle"/>
                            <w:spacing w:after="0" w:line="240" w:lineRule="auto"/>
                            <w:jc w:val="center"/>
                          </w:pPr>
                          <w:r>
                            <w:fldChar w:fldCharType="begin"/>
                          </w:r>
                          <w:r>
                            <w:instrText xml:space="preserve"> HYPERLINK "http://repository.stategeothermaldata.org/repository/" </w:instrText>
                          </w:r>
                          <w:r>
                            <w:fldChar w:fldCharType="separate"/>
                          </w:r>
                          <w:r w:rsidR="007029CA" w:rsidRPr="007029CA">
                            <w:rPr>
                              <w:rFonts w:asciiTheme="minorHAnsi" w:eastAsiaTheme="minorHAnsi" w:hAnsiTheme="minorHAnsi" w:cstheme="minorBidi"/>
                              <w:i w:val="0"/>
                              <w:iCs w:val="0"/>
                              <w:color w:val="0000FF"/>
                              <w:spacing w:val="0"/>
                              <w:sz w:val="22"/>
                              <w:szCs w:val="22"/>
                              <w:u w:val="single"/>
                              <w:lang w:eastAsia="en-US"/>
                            </w:rPr>
                            <w:t>http://repository.stategeothermaldata.org/repository/</w:t>
                          </w:r>
                          <w:r>
                            <w:rPr>
                              <w:rFonts w:asciiTheme="minorHAnsi" w:eastAsiaTheme="minorHAnsi" w:hAnsiTheme="minorHAnsi" w:cstheme="minorBidi"/>
                              <w:i w:val="0"/>
                              <w:iCs w:val="0"/>
                              <w:color w:val="0000FF"/>
                              <w:spacing w:val="0"/>
                              <w:sz w:val="22"/>
                              <w:szCs w:val="22"/>
                              <w:u w:val="single"/>
                              <w:lang w:eastAsia="en-US"/>
                            </w:rPr>
                            <w:fldChar w:fldCharType="end"/>
                          </w:r>
                        </w:p>
                      </w:txbxContent>
                    </v:textbox>
                    <w10:wrap anchorx="margin" anchory="margin"/>
                  </v:shape>
                </w:pict>
              </mc:Fallback>
            </mc:AlternateContent>
          </w:r>
          <w:r w:rsidR="00435981">
            <w:rPr>
              <w:noProof/>
            </w:rPr>
            <mc:AlternateContent>
              <mc:Choice Requires="wps">
                <w:drawing>
                  <wp:anchor distT="0" distB="0" distL="114300" distR="114300" simplePos="0" relativeHeight="251661312" behindDoc="1" locked="0" layoutInCell="1" allowOverlap="1" wp14:anchorId="50DC36C5" wp14:editId="2B2E1203">
                    <wp:simplePos x="0" y="0"/>
                    <wp:positionH relativeFrom="page">
                      <wp:posOffset>95250</wp:posOffset>
                    </wp:positionH>
                    <wp:positionV relativeFrom="page">
                      <wp:posOffset>-314325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2">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7.5pt;margin-top:-24.75pt;width:612pt;height:11in;z-index:-25165516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AsBTrZ3QAAAAwBAAAPAAAAAAAAAAAAAAAAAG4GAABkcnMvZG93bnJldi54bWxQSwECLQAK&#10;AAAAAAAAACEAbkIDNW52CABudggAFQAAAAAAAAAAAAAAAAB4BwAAZHJzL21lZGlhL2ltYWdlMS5q&#10;cGVnUEsFBgAAAAAGAAYAfQEAABl+CAAAAA==&#10;" stroked="f" strokeweight="2pt">
                    <v:fill r:id="rId13" o:title="" recolor="t" rotate="t" type="frame"/>
                    <v:imagedata recolortarget="#3f3f3f [801]"/>
                    <w10:wrap anchorx="page" anchory="page"/>
                  </v:rect>
                </w:pict>
              </mc:Fallback>
            </mc:AlternateContent>
          </w:r>
          <w:r w:rsidR="00435981">
            <w:br w:type="page"/>
          </w:r>
        </w:p>
      </w:sdtContent>
    </w:sdt>
    <w:p w:rsidR="0094340A" w:rsidRDefault="0094340A" w:rsidP="00EC01EA">
      <w:pPr>
        <w:pStyle w:val="TOCHeading"/>
      </w:pPr>
    </w:p>
    <w:bookmarkStart w:id="0" w:name="_Toc356915851" w:displacedByCustomXml="next"/>
    <w:sdt>
      <w:sdtPr>
        <w:rPr>
          <w:rFonts w:asciiTheme="minorHAnsi" w:eastAsiaTheme="minorHAnsi" w:hAnsiTheme="minorHAnsi" w:cstheme="minorBidi"/>
          <w:color w:val="auto"/>
          <w:sz w:val="22"/>
          <w:szCs w:val="22"/>
          <w:lang w:eastAsia="en-US"/>
        </w:rPr>
        <w:id w:val="-284192140"/>
        <w:docPartObj>
          <w:docPartGallery w:val="Table of Contents"/>
          <w:docPartUnique/>
        </w:docPartObj>
      </w:sdtPr>
      <w:sdtEndPr>
        <w:rPr>
          <w:b w:val="0"/>
          <w:bCs w:val="0"/>
          <w:noProof/>
        </w:rPr>
      </w:sdtEndPr>
      <w:sdtContent>
        <w:p w:rsidR="00435981" w:rsidRDefault="00435981" w:rsidP="00EC01EA">
          <w:pPr>
            <w:pStyle w:val="TOCHeading"/>
          </w:pPr>
          <w:r>
            <w:t>Contents</w:t>
          </w:r>
          <w:bookmarkEnd w:id="0"/>
        </w:p>
        <w:p w:rsidR="006023EA" w:rsidRDefault="00435981">
          <w:pPr>
            <w:pStyle w:val="TOC1"/>
            <w:tabs>
              <w:tab w:val="right" w:leader="dot" w:pos="9350"/>
            </w:tabs>
            <w:rPr>
              <w:noProof/>
              <w:lang w:eastAsia="en-US"/>
            </w:rPr>
          </w:pPr>
          <w:r>
            <w:fldChar w:fldCharType="begin"/>
          </w:r>
          <w:r>
            <w:instrText xml:space="preserve"> TOC \o "1-3" \h \z \u </w:instrText>
          </w:r>
          <w:r>
            <w:fldChar w:fldCharType="separate"/>
          </w:r>
          <w:hyperlink w:anchor="_Toc356915851" w:history="1">
            <w:r w:rsidR="006023EA" w:rsidRPr="00973DA9">
              <w:rPr>
                <w:rStyle w:val="Hyperlink"/>
                <w:noProof/>
              </w:rPr>
              <w:t>Contents</w:t>
            </w:r>
            <w:r w:rsidR="006023EA">
              <w:rPr>
                <w:noProof/>
                <w:webHidden/>
              </w:rPr>
              <w:tab/>
            </w:r>
            <w:r w:rsidR="006023EA">
              <w:rPr>
                <w:noProof/>
                <w:webHidden/>
              </w:rPr>
              <w:fldChar w:fldCharType="begin"/>
            </w:r>
            <w:r w:rsidR="006023EA">
              <w:rPr>
                <w:noProof/>
                <w:webHidden/>
              </w:rPr>
              <w:instrText xml:space="preserve"> PAGEREF _Toc356915851 \h </w:instrText>
            </w:r>
            <w:r w:rsidR="006023EA">
              <w:rPr>
                <w:noProof/>
                <w:webHidden/>
              </w:rPr>
            </w:r>
            <w:r w:rsidR="006023EA">
              <w:rPr>
                <w:noProof/>
                <w:webHidden/>
              </w:rPr>
              <w:fldChar w:fldCharType="separate"/>
            </w:r>
            <w:r w:rsidR="0051283D">
              <w:rPr>
                <w:noProof/>
                <w:webHidden/>
              </w:rPr>
              <w:t>1</w:t>
            </w:r>
            <w:r w:rsidR="006023EA">
              <w:rPr>
                <w:noProof/>
                <w:webHidden/>
              </w:rPr>
              <w:fldChar w:fldCharType="end"/>
            </w:r>
          </w:hyperlink>
        </w:p>
        <w:p w:rsidR="006023EA" w:rsidRDefault="00D96673">
          <w:pPr>
            <w:pStyle w:val="TOC1"/>
            <w:tabs>
              <w:tab w:val="right" w:leader="dot" w:pos="9350"/>
            </w:tabs>
            <w:rPr>
              <w:noProof/>
              <w:lang w:eastAsia="en-US"/>
            </w:rPr>
          </w:pPr>
          <w:hyperlink w:anchor="_Toc356915852" w:history="1">
            <w:r w:rsidR="006023EA" w:rsidRPr="00973DA9">
              <w:rPr>
                <w:rStyle w:val="Hyperlink"/>
                <w:noProof/>
              </w:rPr>
              <w:t>Getting Familiar with the Repository</w:t>
            </w:r>
            <w:r w:rsidR="006023EA">
              <w:rPr>
                <w:noProof/>
                <w:webHidden/>
              </w:rPr>
              <w:tab/>
            </w:r>
            <w:r w:rsidR="006023EA">
              <w:rPr>
                <w:noProof/>
                <w:webHidden/>
              </w:rPr>
              <w:fldChar w:fldCharType="begin"/>
            </w:r>
            <w:r w:rsidR="006023EA">
              <w:rPr>
                <w:noProof/>
                <w:webHidden/>
              </w:rPr>
              <w:instrText xml:space="preserve"> PAGEREF _Toc356915852 \h </w:instrText>
            </w:r>
            <w:r w:rsidR="006023EA">
              <w:rPr>
                <w:noProof/>
                <w:webHidden/>
              </w:rPr>
            </w:r>
            <w:r w:rsidR="006023EA">
              <w:rPr>
                <w:noProof/>
                <w:webHidden/>
              </w:rPr>
              <w:fldChar w:fldCharType="separate"/>
            </w:r>
            <w:r w:rsidR="0051283D">
              <w:rPr>
                <w:noProof/>
                <w:webHidden/>
              </w:rPr>
              <w:t>2</w:t>
            </w:r>
            <w:r w:rsidR="006023EA">
              <w:rPr>
                <w:noProof/>
                <w:webHidden/>
              </w:rPr>
              <w:fldChar w:fldCharType="end"/>
            </w:r>
          </w:hyperlink>
        </w:p>
        <w:p w:rsidR="006023EA" w:rsidRDefault="00D96673">
          <w:pPr>
            <w:pStyle w:val="TOC2"/>
            <w:tabs>
              <w:tab w:val="right" w:leader="dot" w:pos="9350"/>
            </w:tabs>
            <w:rPr>
              <w:noProof/>
              <w:lang w:eastAsia="en-US"/>
            </w:rPr>
          </w:pPr>
          <w:hyperlink w:anchor="_Toc356915853" w:history="1">
            <w:r w:rsidR="006023EA" w:rsidRPr="00973DA9">
              <w:rPr>
                <w:rStyle w:val="Hyperlink"/>
                <w:noProof/>
                <w:color w:val="0000BF" w:themeColor="hyperlink" w:themeShade="BF"/>
              </w:rPr>
              <w:t>Home</w:t>
            </w:r>
            <w:r w:rsidR="006023EA">
              <w:rPr>
                <w:noProof/>
                <w:webHidden/>
              </w:rPr>
              <w:tab/>
            </w:r>
            <w:r w:rsidR="006023EA">
              <w:rPr>
                <w:noProof/>
                <w:webHidden/>
              </w:rPr>
              <w:fldChar w:fldCharType="begin"/>
            </w:r>
            <w:r w:rsidR="006023EA">
              <w:rPr>
                <w:noProof/>
                <w:webHidden/>
              </w:rPr>
              <w:instrText xml:space="preserve"> PAGEREF _Toc356915853 \h </w:instrText>
            </w:r>
            <w:r w:rsidR="006023EA">
              <w:rPr>
                <w:noProof/>
                <w:webHidden/>
              </w:rPr>
            </w:r>
            <w:r w:rsidR="006023EA">
              <w:rPr>
                <w:noProof/>
                <w:webHidden/>
              </w:rPr>
              <w:fldChar w:fldCharType="separate"/>
            </w:r>
            <w:r w:rsidR="0051283D">
              <w:rPr>
                <w:noProof/>
                <w:webHidden/>
              </w:rPr>
              <w:t>3</w:t>
            </w:r>
            <w:r w:rsidR="006023EA">
              <w:rPr>
                <w:noProof/>
                <w:webHidden/>
              </w:rPr>
              <w:fldChar w:fldCharType="end"/>
            </w:r>
          </w:hyperlink>
        </w:p>
        <w:p w:rsidR="006023EA" w:rsidRDefault="00D96673">
          <w:pPr>
            <w:pStyle w:val="TOC2"/>
            <w:tabs>
              <w:tab w:val="right" w:leader="dot" w:pos="9350"/>
            </w:tabs>
            <w:rPr>
              <w:noProof/>
              <w:lang w:eastAsia="en-US"/>
            </w:rPr>
          </w:pPr>
          <w:hyperlink w:anchor="_Toc356915854" w:history="1">
            <w:r w:rsidR="006023EA" w:rsidRPr="00973DA9">
              <w:rPr>
                <w:rStyle w:val="Hyperlink"/>
                <w:noProof/>
                <w:color w:val="0000BF" w:themeColor="hyperlink" w:themeShade="BF"/>
              </w:rPr>
              <w:t>Find Resources</w:t>
            </w:r>
            <w:r w:rsidR="006023EA">
              <w:rPr>
                <w:noProof/>
                <w:webHidden/>
              </w:rPr>
              <w:tab/>
            </w:r>
            <w:r w:rsidR="006023EA">
              <w:rPr>
                <w:noProof/>
                <w:webHidden/>
              </w:rPr>
              <w:fldChar w:fldCharType="begin"/>
            </w:r>
            <w:r w:rsidR="006023EA">
              <w:rPr>
                <w:noProof/>
                <w:webHidden/>
              </w:rPr>
              <w:instrText xml:space="preserve"> PAGEREF _Toc356915854 \h </w:instrText>
            </w:r>
            <w:r w:rsidR="006023EA">
              <w:rPr>
                <w:noProof/>
                <w:webHidden/>
              </w:rPr>
            </w:r>
            <w:r w:rsidR="006023EA">
              <w:rPr>
                <w:noProof/>
                <w:webHidden/>
              </w:rPr>
              <w:fldChar w:fldCharType="separate"/>
            </w:r>
            <w:r w:rsidR="0051283D">
              <w:rPr>
                <w:noProof/>
                <w:webHidden/>
              </w:rPr>
              <w:t>3</w:t>
            </w:r>
            <w:r w:rsidR="006023EA">
              <w:rPr>
                <w:noProof/>
                <w:webHidden/>
              </w:rPr>
              <w:fldChar w:fldCharType="end"/>
            </w:r>
          </w:hyperlink>
        </w:p>
        <w:p w:rsidR="006023EA" w:rsidRDefault="00D96673">
          <w:pPr>
            <w:pStyle w:val="TOC3"/>
            <w:tabs>
              <w:tab w:val="right" w:leader="dot" w:pos="9350"/>
            </w:tabs>
            <w:rPr>
              <w:noProof/>
              <w:lang w:eastAsia="en-US"/>
            </w:rPr>
          </w:pPr>
          <w:hyperlink w:anchor="_Toc356915855" w:history="1">
            <w:r w:rsidR="006023EA" w:rsidRPr="00973DA9">
              <w:rPr>
                <w:rStyle w:val="Hyperlink"/>
                <w:noProof/>
                <w:color w:val="0000BF" w:themeColor="hyperlink" w:themeShade="BF"/>
              </w:rPr>
              <w:t>Searching: The AASG Data Repository</w:t>
            </w:r>
            <w:r w:rsidR="006023EA">
              <w:rPr>
                <w:noProof/>
                <w:webHidden/>
              </w:rPr>
              <w:tab/>
            </w:r>
            <w:r w:rsidR="006023EA">
              <w:rPr>
                <w:noProof/>
                <w:webHidden/>
              </w:rPr>
              <w:fldChar w:fldCharType="begin"/>
            </w:r>
            <w:r w:rsidR="006023EA">
              <w:rPr>
                <w:noProof/>
                <w:webHidden/>
              </w:rPr>
              <w:instrText xml:space="preserve"> PAGEREF _Toc356915855 \h </w:instrText>
            </w:r>
            <w:r w:rsidR="006023EA">
              <w:rPr>
                <w:noProof/>
                <w:webHidden/>
              </w:rPr>
            </w:r>
            <w:r w:rsidR="006023EA">
              <w:rPr>
                <w:noProof/>
                <w:webHidden/>
              </w:rPr>
              <w:fldChar w:fldCharType="separate"/>
            </w:r>
            <w:r w:rsidR="0051283D">
              <w:rPr>
                <w:noProof/>
                <w:webHidden/>
              </w:rPr>
              <w:t>3</w:t>
            </w:r>
            <w:r w:rsidR="006023EA">
              <w:rPr>
                <w:noProof/>
                <w:webHidden/>
              </w:rPr>
              <w:fldChar w:fldCharType="end"/>
            </w:r>
          </w:hyperlink>
        </w:p>
        <w:p w:rsidR="006023EA" w:rsidRDefault="00D96673">
          <w:pPr>
            <w:pStyle w:val="TOC2"/>
            <w:tabs>
              <w:tab w:val="right" w:leader="dot" w:pos="9350"/>
            </w:tabs>
            <w:rPr>
              <w:noProof/>
              <w:lang w:eastAsia="en-US"/>
            </w:rPr>
          </w:pPr>
          <w:hyperlink w:anchor="_Toc356915856" w:history="1">
            <w:r w:rsidR="006023EA" w:rsidRPr="00973DA9">
              <w:rPr>
                <w:rStyle w:val="Hyperlink"/>
                <w:noProof/>
                <w:color w:val="0000BF" w:themeColor="hyperlink" w:themeShade="BF"/>
              </w:rPr>
              <w:t>Browse Collections</w:t>
            </w:r>
            <w:r w:rsidR="006023EA">
              <w:rPr>
                <w:noProof/>
                <w:webHidden/>
              </w:rPr>
              <w:tab/>
            </w:r>
            <w:r w:rsidR="006023EA">
              <w:rPr>
                <w:noProof/>
                <w:webHidden/>
              </w:rPr>
              <w:fldChar w:fldCharType="begin"/>
            </w:r>
            <w:r w:rsidR="006023EA">
              <w:rPr>
                <w:noProof/>
                <w:webHidden/>
              </w:rPr>
              <w:instrText xml:space="preserve"> PAGEREF _Toc356915856 \h </w:instrText>
            </w:r>
            <w:r w:rsidR="006023EA">
              <w:rPr>
                <w:noProof/>
                <w:webHidden/>
              </w:rPr>
            </w:r>
            <w:r w:rsidR="006023EA">
              <w:rPr>
                <w:noProof/>
                <w:webHidden/>
              </w:rPr>
              <w:fldChar w:fldCharType="separate"/>
            </w:r>
            <w:r w:rsidR="0051283D">
              <w:rPr>
                <w:noProof/>
                <w:webHidden/>
              </w:rPr>
              <w:t>4</w:t>
            </w:r>
            <w:r w:rsidR="006023EA">
              <w:rPr>
                <w:noProof/>
                <w:webHidden/>
              </w:rPr>
              <w:fldChar w:fldCharType="end"/>
            </w:r>
          </w:hyperlink>
        </w:p>
        <w:p w:rsidR="006023EA" w:rsidRDefault="00D96673">
          <w:pPr>
            <w:pStyle w:val="TOC1"/>
            <w:tabs>
              <w:tab w:val="right" w:leader="dot" w:pos="9350"/>
            </w:tabs>
            <w:rPr>
              <w:noProof/>
              <w:lang w:eastAsia="en-US"/>
            </w:rPr>
          </w:pPr>
          <w:hyperlink w:anchor="_Toc356915857" w:history="1">
            <w:r w:rsidR="006023EA" w:rsidRPr="00973DA9">
              <w:rPr>
                <w:rStyle w:val="Hyperlink"/>
                <w:noProof/>
                <w:color w:val="0000BF" w:themeColor="hyperlink" w:themeShade="BF"/>
              </w:rPr>
              <w:t>Resource Entry into Repository</w:t>
            </w:r>
            <w:r w:rsidR="006023EA">
              <w:rPr>
                <w:noProof/>
                <w:webHidden/>
              </w:rPr>
              <w:tab/>
            </w:r>
            <w:r w:rsidR="006023EA">
              <w:rPr>
                <w:noProof/>
                <w:webHidden/>
              </w:rPr>
              <w:fldChar w:fldCharType="begin"/>
            </w:r>
            <w:r w:rsidR="006023EA">
              <w:rPr>
                <w:noProof/>
                <w:webHidden/>
              </w:rPr>
              <w:instrText xml:space="preserve"> PAGEREF _Toc356915857 \h </w:instrText>
            </w:r>
            <w:r w:rsidR="006023EA">
              <w:rPr>
                <w:noProof/>
                <w:webHidden/>
              </w:rPr>
            </w:r>
            <w:r w:rsidR="006023EA">
              <w:rPr>
                <w:noProof/>
                <w:webHidden/>
              </w:rPr>
              <w:fldChar w:fldCharType="separate"/>
            </w:r>
            <w:r w:rsidR="0051283D">
              <w:rPr>
                <w:noProof/>
                <w:webHidden/>
              </w:rPr>
              <w:t>5</w:t>
            </w:r>
            <w:r w:rsidR="006023EA">
              <w:rPr>
                <w:noProof/>
                <w:webHidden/>
              </w:rPr>
              <w:fldChar w:fldCharType="end"/>
            </w:r>
          </w:hyperlink>
        </w:p>
        <w:p w:rsidR="006023EA" w:rsidRDefault="00D96673">
          <w:pPr>
            <w:pStyle w:val="TOC2"/>
            <w:tabs>
              <w:tab w:val="right" w:leader="dot" w:pos="9350"/>
            </w:tabs>
            <w:rPr>
              <w:noProof/>
              <w:lang w:eastAsia="en-US"/>
            </w:rPr>
          </w:pPr>
          <w:hyperlink w:anchor="_Toc356915858" w:history="1">
            <w:r w:rsidR="006023EA" w:rsidRPr="00973DA9">
              <w:rPr>
                <w:rStyle w:val="Hyperlink"/>
                <w:noProof/>
                <w:color w:val="0000BF" w:themeColor="hyperlink" w:themeShade="BF"/>
              </w:rPr>
              <w:t>Create a New Resource</w:t>
            </w:r>
            <w:r w:rsidR="006023EA">
              <w:rPr>
                <w:noProof/>
                <w:webHidden/>
              </w:rPr>
              <w:tab/>
            </w:r>
            <w:r w:rsidR="006023EA">
              <w:rPr>
                <w:noProof/>
                <w:webHidden/>
              </w:rPr>
              <w:fldChar w:fldCharType="begin"/>
            </w:r>
            <w:r w:rsidR="006023EA">
              <w:rPr>
                <w:noProof/>
                <w:webHidden/>
              </w:rPr>
              <w:instrText xml:space="preserve"> PAGEREF _Toc356915858 \h </w:instrText>
            </w:r>
            <w:r w:rsidR="006023EA">
              <w:rPr>
                <w:noProof/>
                <w:webHidden/>
              </w:rPr>
            </w:r>
            <w:r w:rsidR="006023EA">
              <w:rPr>
                <w:noProof/>
                <w:webHidden/>
              </w:rPr>
              <w:fldChar w:fldCharType="separate"/>
            </w:r>
            <w:r w:rsidR="0051283D">
              <w:rPr>
                <w:noProof/>
                <w:webHidden/>
              </w:rPr>
              <w:t>5</w:t>
            </w:r>
            <w:r w:rsidR="006023EA">
              <w:rPr>
                <w:noProof/>
                <w:webHidden/>
              </w:rPr>
              <w:fldChar w:fldCharType="end"/>
            </w:r>
          </w:hyperlink>
        </w:p>
        <w:p w:rsidR="006023EA" w:rsidRDefault="00D96673">
          <w:pPr>
            <w:pStyle w:val="TOC3"/>
            <w:tabs>
              <w:tab w:val="right" w:leader="dot" w:pos="9350"/>
            </w:tabs>
            <w:rPr>
              <w:noProof/>
              <w:lang w:eastAsia="en-US"/>
            </w:rPr>
          </w:pPr>
          <w:hyperlink w:anchor="_Toc356915859" w:history="1">
            <w:r w:rsidR="006023EA" w:rsidRPr="00973DA9">
              <w:rPr>
                <w:rStyle w:val="Hyperlink"/>
                <w:noProof/>
                <w:color w:val="0000BF" w:themeColor="hyperlink" w:themeShade="BF"/>
              </w:rPr>
              <w:t>Entering Data: Fields</w:t>
            </w:r>
            <w:r w:rsidR="006023EA">
              <w:rPr>
                <w:noProof/>
                <w:webHidden/>
              </w:rPr>
              <w:tab/>
            </w:r>
            <w:r w:rsidR="006023EA">
              <w:rPr>
                <w:noProof/>
                <w:webHidden/>
              </w:rPr>
              <w:fldChar w:fldCharType="begin"/>
            </w:r>
            <w:r w:rsidR="006023EA">
              <w:rPr>
                <w:noProof/>
                <w:webHidden/>
              </w:rPr>
              <w:instrText xml:space="preserve"> PAGEREF _Toc356915859 \h </w:instrText>
            </w:r>
            <w:r w:rsidR="006023EA">
              <w:rPr>
                <w:noProof/>
                <w:webHidden/>
              </w:rPr>
            </w:r>
            <w:r w:rsidR="006023EA">
              <w:rPr>
                <w:noProof/>
                <w:webHidden/>
              </w:rPr>
              <w:fldChar w:fldCharType="separate"/>
            </w:r>
            <w:r w:rsidR="0051283D">
              <w:rPr>
                <w:noProof/>
                <w:webHidden/>
              </w:rPr>
              <w:t>5</w:t>
            </w:r>
            <w:r w:rsidR="006023EA">
              <w:rPr>
                <w:noProof/>
                <w:webHidden/>
              </w:rPr>
              <w:fldChar w:fldCharType="end"/>
            </w:r>
          </w:hyperlink>
        </w:p>
        <w:p w:rsidR="006023EA" w:rsidRDefault="00D96673">
          <w:pPr>
            <w:pStyle w:val="TOC2"/>
            <w:tabs>
              <w:tab w:val="right" w:leader="dot" w:pos="9350"/>
            </w:tabs>
            <w:rPr>
              <w:noProof/>
              <w:lang w:eastAsia="en-US"/>
            </w:rPr>
          </w:pPr>
          <w:hyperlink w:anchor="_Toc356915860" w:history="1">
            <w:r w:rsidR="006023EA" w:rsidRPr="00973DA9">
              <w:rPr>
                <w:rStyle w:val="Hyperlink"/>
                <w:noProof/>
                <w:color w:val="0000BF" w:themeColor="hyperlink" w:themeShade="BF"/>
              </w:rPr>
              <w:t>Harvest Remote/local Metadata</w:t>
            </w:r>
            <w:r w:rsidR="006023EA">
              <w:rPr>
                <w:noProof/>
                <w:webHidden/>
              </w:rPr>
              <w:tab/>
            </w:r>
            <w:r w:rsidR="006023EA">
              <w:rPr>
                <w:noProof/>
                <w:webHidden/>
              </w:rPr>
              <w:fldChar w:fldCharType="begin"/>
            </w:r>
            <w:r w:rsidR="006023EA">
              <w:rPr>
                <w:noProof/>
                <w:webHidden/>
              </w:rPr>
              <w:instrText xml:space="preserve"> PAGEREF _Toc356915860 \h </w:instrText>
            </w:r>
            <w:r w:rsidR="006023EA">
              <w:rPr>
                <w:noProof/>
                <w:webHidden/>
              </w:rPr>
            </w:r>
            <w:r w:rsidR="006023EA">
              <w:rPr>
                <w:noProof/>
                <w:webHidden/>
              </w:rPr>
              <w:fldChar w:fldCharType="separate"/>
            </w:r>
            <w:r w:rsidR="0051283D">
              <w:rPr>
                <w:noProof/>
                <w:webHidden/>
              </w:rPr>
              <w:t>8</w:t>
            </w:r>
            <w:r w:rsidR="006023EA">
              <w:rPr>
                <w:noProof/>
                <w:webHidden/>
              </w:rPr>
              <w:fldChar w:fldCharType="end"/>
            </w:r>
          </w:hyperlink>
        </w:p>
        <w:p w:rsidR="006023EA" w:rsidRDefault="00D96673">
          <w:pPr>
            <w:pStyle w:val="TOC1"/>
            <w:tabs>
              <w:tab w:val="right" w:leader="dot" w:pos="9350"/>
            </w:tabs>
            <w:rPr>
              <w:noProof/>
              <w:lang w:eastAsia="en-US"/>
            </w:rPr>
          </w:pPr>
          <w:hyperlink w:anchor="_Toc356915861" w:history="1">
            <w:r w:rsidR="006023EA" w:rsidRPr="00973DA9">
              <w:rPr>
                <w:rStyle w:val="Hyperlink"/>
                <w:noProof/>
                <w:color w:val="0000BF" w:themeColor="hyperlink" w:themeShade="BF"/>
              </w:rPr>
              <w:t>A Quick Guide to Entering Metadata</w:t>
            </w:r>
            <w:r w:rsidR="006023EA">
              <w:rPr>
                <w:noProof/>
                <w:webHidden/>
              </w:rPr>
              <w:tab/>
            </w:r>
            <w:r w:rsidR="006023EA">
              <w:rPr>
                <w:noProof/>
                <w:webHidden/>
              </w:rPr>
              <w:fldChar w:fldCharType="begin"/>
            </w:r>
            <w:r w:rsidR="006023EA">
              <w:rPr>
                <w:noProof/>
                <w:webHidden/>
              </w:rPr>
              <w:instrText xml:space="preserve"> PAGEREF _Toc356915861 \h </w:instrText>
            </w:r>
            <w:r w:rsidR="006023EA">
              <w:rPr>
                <w:noProof/>
                <w:webHidden/>
              </w:rPr>
            </w:r>
            <w:r w:rsidR="006023EA">
              <w:rPr>
                <w:noProof/>
                <w:webHidden/>
              </w:rPr>
              <w:fldChar w:fldCharType="separate"/>
            </w:r>
            <w:r w:rsidR="0051283D">
              <w:rPr>
                <w:noProof/>
                <w:webHidden/>
              </w:rPr>
              <w:t>9</w:t>
            </w:r>
            <w:r w:rsidR="006023EA">
              <w:rPr>
                <w:noProof/>
                <w:webHidden/>
              </w:rPr>
              <w:fldChar w:fldCharType="end"/>
            </w:r>
          </w:hyperlink>
        </w:p>
        <w:p w:rsidR="00435981" w:rsidRDefault="00435981">
          <w:r>
            <w:rPr>
              <w:b/>
              <w:bCs/>
              <w:noProof/>
            </w:rPr>
            <w:fldChar w:fldCharType="end"/>
          </w:r>
        </w:p>
      </w:sdtContent>
    </w:sdt>
    <w:p w:rsidR="00EC01EA" w:rsidRDefault="00EC01EA" w:rsidP="00EC01EA">
      <w:pPr>
        <w:pStyle w:val="Heading1"/>
      </w:pPr>
      <w:bookmarkStart w:id="1" w:name="_Toc356915464"/>
      <w:bookmarkStart w:id="2" w:name="_Toc356915852"/>
      <w:r>
        <w:t>Introduction</w:t>
      </w:r>
    </w:p>
    <w:p w:rsidR="00EC01EA" w:rsidRPr="00EC01EA" w:rsidRDefault="00EC01EA" w:rsidP="00EC01EA">
      <w:r>
        <w:t xml:space="preserve">This document describes the USGIN </w:t>
      </w:r>
      <w:proofErr w:type="spellStart"/>
      <w:r>
        <w:t>Django</w:t>
      </w:r>
      <w:proofErr w:type="spellEnd"/>
      <w:r>
        <w:t xml:space="preserve"> repository application developed by Ryan Clark.</w:t>
      </w:r>
    </w:p>
    <w:p w:rsidR="0051283D" w:rsidRDefault="007029CA" w:rsidP="00EC01EA">
      <w:pPr>
        <w:pStyle w:val="Heading1"/>
      </w:pPr>
      <w:r w:rsidRPr="00A50C08">
        <w:lastRenderedPageBreak/>
        <w:t>Getting Familiar with the Reposit</w:t>
      </w:r>
      <w:r w:rsidR="006E7E5C">
        <w:t>ory</w:t>
      </w:r>
    </w:p>
    <w:p w:rsidR="00333C84" w:rsidRDefault="0051283D" w:rsidP="00EC01EA">
      <w:pPr>
        <w:pStyle w:val="Heading1"/>
      </w:pPr>
      <w:r>
        <w:rPr>
          <w:noProof/>
        </w:rPr>
        <mc:AlternateContent>
          <mc:Choice Requires="wps">
            <w:drawing>
              <wp:anchor distT="0" distB="0" distL="114300" distR="114300" simplePos="0" relativeHeight="251663360" behindDoc="0" locked="0" layoutInCell="1" allowOverlap="1" wp14:anchorId="37E11AB2" wp14:editId="51C9F1C2">
                <wp:simplePos x="0" y="0"/>
                <wp:positionH relativeFrom="column">
                  <wp:posOffset>-742950</wp:posOffset>
                </wp:positionH>
                <wp:positionV relativeFrom="paragraph">
                  <wp:posOffset>11430</wp:posOffset>
                </wp:positionV>
                <wp:extent cx="7315200" cy="6153150"/>
                <wp:effectExtent l="0" t="0" r="19050" b="19050"/>
                <wp:wrapNone/>
                <wp:docPr id="6" name="Frame 6"/>
                <wp:cNvGraphicFramePr/>
                <a:graphic xmlns:a="http://schemas.openxmlformats.org/drawingml/2006/main">
                  <a:graphicData uri="http://schemas.microsoft.com/office/word/2010/wordprocessingShape">
                    <wps:wsp>
                      <wps:cNvSpPr/>
                      <wps:spPr>
                        <a:xfrm>
                          <a:off x="0" y="0"/>
                          <a:ext cx="7315200" cy="6153150"/>
                        </a:xfrm>
                        <a:prstGeom prst="frame">
                          <a:avLst/>
                        </a:prstGeom>
                        <a:effectLst>
                          <a:softEdge rad="127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6" o:spid="_x0000_s1026" style="position:absolute;margin-left:-58.5pt;margin-top:.9pt;width:8in;height:4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15200,6153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" path="m,l7315200,r,6153150l,6153150,,xm769144,769144r,4614862l6546056,5384006r,-4614862l769144,769144xe" fillcolor="#4f81bd [3204]" strokecolor="#243f60 [1604]" strokeweight="2pt">
                <v:path arrowok="t" o:connecttype="custom" o:connectlocs="0,0;7315200,0;7315200,6153150;0,6153150;0,0;769144,769144;769144,5384006;6546056,5384006;6546056,769144;769144,769144" o:connectangles="0,0,0,0,0,0,0,0,0,0"/>
              </v:shape>
            </w:pict>
          </mc:Fallback>
        </mc:AlternateContent>
      </w:r>
      <w:r w:rsidR="003B5F5C" w:rsidRPr="003B5F5C">
        <w:rPr>
          <w:noProof/>
          <w:u w:val="single"/>
        </w:rPr>
        <mc:AlternateContent>
          <mc:Choice Requires="wps">
            <w:drawing>
              <wp:anchor distT="0" distB="0" distL="91440" distR="91440" simplePos="0" relativeHeight="251665408" behindDoc="0" locked="0" layoutInCell="1" allowOverlap="1" wp14:anchorId="4B4C8A2D" wp14:editId="525DAD00">
                <wp:simplePos x="0" y="0"/>
                <wp:positionH relativeFrom="margin">
                  <wp:posOffset>314325</wp:posOffset>
                </wp:positionH>
                <wp:positionV relativeFrom="line">
                  <wp:posOffset>8078470</wp:posOffset>
                </wp:positionV>
                <wp:extent cx="4610100" cy="8382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0" cy="838200"/>
                        </a:xfrm>
                        <a:prstGeom prst="rect">
                          <a:avLst/>
                        </a:prstGeom>
                        <a:noFill/>
                        <a:ln w="6350">
                          <a:noFill/>
                        </a:ln>
                        <a:effectLst/>
                      </wps:spPr>
                      <wps:txbx>
                        <w:txbxContent>
                          <w:p w:rsidR="003B5F5C" w:rsidRDefault="003B5F5C" w:rsidP="003B5F5C">
                            <w:pPr>
                              <w:pStyle w:val="Quote"/>
                              <w:pBdr>
                                <w:top w:val="single" w:sz="48" w:space="7" w:color="4F81BD" w:themeColor="accent1"/>
                                <w:bottom w:val="single" w:sz="48" w:space="8" w:color="4F81BD" w:themeColor="accent1"/>
                              </w:pBdr>
                              <w:spacing w:line="300" w:lineRule="auto"/>
                              <w:jc w:val="center"/>
                              <w:rPr>
                                <w:rFonts w:eastAsiaTheme="minorHAnsi"/>
                                <w:color w:val="4F81BD" w:themeColor="accent1"/>
                                <w:sz w:val="21"/>
                              </w:rPr>
                            </w:pPr>
                            <w:r w:rsidRPr="003B5F5C">
                              <w:rPr>
                                <w:rFonts w:eastAsiaTheme="minorHAnsi"/>
                                <w:color w:val="4F81BD" w:themeColor="accent1"/>
                                <w:sz w:val="21"/>
                                <w:u w:val="single"/>
                              </w:rPr>
                              <w:t>The Home Page</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7" type="#_x0000_t202" style="position:absolute;left:0;text-align:left;margin-left:24.75pt;margin-top:636.1pt;width:363pt;height:66pt;z-index:251665408;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" filled="f" stroked="f" strokeweight=".5pt">
                <v:textbox inset="0,7.2pt,0,7.2pt">
                  <w:txbxContent>
                    <w:p w:rsidR="003B5F5C" w:rsidRDefault="003B5F5C" w:rsidP="003B5F5C">
                      <w:pPr>
                        <w:pStyle w:val="Quote"/>
                        <w:pBdr>
                          <w:top w:val="single" w:sz="48" w:space="7" w:color="4F81BD" w:themeColor="accent1"/>
                          <w:bottom w:val="single" w:sz="48" w:space="8" w:color="4F81BD" w:themeColor="accent1"/>
                        </w:pBdr>
                        <w:spacing w:line="300" w:lineRule="auto"/>
                        <w:jc w:val="center"/>
                        <w:rPr>
                          <w:rFonts w:eastAsiaTheme="minorHAnsi"/>
                          <w:color w:val="4F81BD" w:themeColor="accent1"/>
                          <w:sz w:val="21"/>
                        </w:rPr>
                      </w:pPr>
                      <w:r w:rsidRPr="003B5F5C">
                        <w:rPr>
                          <w:rFonts w:eastAsiaTheme="minorHAnsi"/>
                          <w:color w:val="4F81BD" w:themeColor="accent1"/>
                          <w:sz w:val="21"/>
                          <w:u w:val="single"/>
                        </w:rPr>
                        <w:t>The Home Page</w:t>
                      </w:r>
                    </w:p>
                  </w:txbxContent>
                </v:textbox>
                <w10:wrap type="square" anchorx="margin" anchory="line"/>
              </v:shape>
            </w:pict>
          </mc:Fallback>
        </mc:AlternateContent>
      </w:r>
      <w:r w:rsidR="006E7E5C">
        <w:rPr>
          <w:noProof/>
        </w:rPr>
        <w:drawing>
          <wp:inline distT="0" distB="0" distL="0" distR="0" wp14:anchorId="6EC2ABDE" wp14:editId="3D485FCE">
            <wp:extent cx="5581650" cy="461962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
      <w:bookmarkEnd w:id="2"/>
    </w:p>
    <w:p w:rsidR="00333C84" w:rsidRDefault="00333C84" w:rsidP="00333C84">
      <w:r>
        <w:br w:type="page"/>
      </w:r>
    </w:p>
    <w:bookmarkStart w:id="3" w:name="_Toc356915853"/>
    <w:p w:rsidR="006E7E5C" w:rsidRDefault="002030A3" w:rsidP="00A46589">
      <w:pPr>
        <w:pStyle w:val="Heading2"/>
        <w:spacing w:line="360" w:lineRule="auto"/>
        <w:ind w:left="720"/>
        <w:jc w:val="center"/>
      </w:pPr>
      <w:r>
        <w:rPr>
          <w:noProof/>
          <w:sz w:val="44"/>
          <w:szCs w:val="44"/>
        </w:rPr>
        <w:lastRenderedPageBreak/>
        <mc:AlternateContent>
          <mc:Choice Requires="wps">
            <w:drawing>
              <wp:anchor distT="0" distB="0" distL="114300" distR="114300" simplePos="0" relativeHeight="251676672" behindDoc="0" locked="0" layoutInCell="1" allowOverlap="1" wp14:anchorId="6151E6A1" wp14:editId="1E098974">
                <wp:simplePos x="0" y="0"/>
                <wp:positionH relativeFrom="column">
                  <wp:posOffset>4362450</wp:posOffset>
                </wp:positionH>
                <wp:positionV relativeFrom="paragraph">
                  <wp:posOffset>4495801</wp:posOffset>
                </wp:positionV>
                <wp:extent cx="561975" cy="1219200"/>
                <wp:effectExtent l="0" t="19050" r="47625" b="19050"/>
                <wp:wrapNone/>
                <wp:docPr id="25" name="Bent-Up Arrow 25"/>
                <wp:cNvGraphicFramePr/>
                <a:graphic xmlns:a="http://schemas.openxmlformats.org/drawingml/2006/main">
                  <a:graphicData uri="http://schemas.microsoft.com/office/word/2010/wordprocessingShape">
                    <wps:wsp>
                      <wps:cNvSpPr/>
                      <wps:spPr>
                        <a:xfrm>
                          <a:off x="0" y="0"/>
                          <a:ext cx="561975" cy="1219200"/>
                        </a:xfrm>
                        <a:prstGeom prst="bentUpArrow">
                          <a:avLst>
                            <a:gd name="adj1" fmla="val 8994"/>
                            <a:gd name="adj2" fmla="val 30434"/>
                            <a:gd name="adj3" fmla="val 50000"/>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25" o:spid="_x0000_s1026" style="position:absolute;margin-left:343.5pt;margin-top:354pt;width:44.25pt;height: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1975,121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" path="m,1168656r365672,l365672,280988r-145760,l390944,,561975,280988r-145759,l416216,1219200,,1219200r,-50544xe" fillcolor="#f79646" strokecolor="#b66d31" strokeweight="2pt">
                <v:path arrowok="t" o:connecttype="custom" o:connectlocs="0,1168656;365672,1168656;365672,280988;219912,280988;390944,0;561975,280988;416216,280988;416216,1219200;0,1219200;0,1168656" o:connectangles="0,0,0,0,0,0,0,0,0,0"/>
              </v:shape>
            </w:pict>
          </mc:Fallback>
        </mc:AlternateContent>
      </w:r>
      <w:r>
        <w:rPr>
          <w:noProof/>
          <w:sz w:val="44"/>
          <w:szCs w:val="44"/>
        </w:rPr>
        <mc:AlternateContent>
          <mc:Choice Requires="wps">
            <w:drawing>
              <wp:anchor distT="0" distB="0" distL="114300" distR="114300" simplePos="0" relativeHeight="251672576" behindDoc="0" locked="0" layoutInCell="1" allowOverlap="1" wp14:anchorId="6EEAEE3F" wp14:editId="45C2CF30">
                <wp:simplePos x="0" y="0"/>
                <wp:positionH relativeFrom="column">
                  <wp:posOffset>4972050</wp:posOffset>
                </wp:positionH>
                <wp:positionV relativeFrom="paragraph">
                  <wp:posOffset>762000</wp:posOffset>
                </wp:positionV>
                <wp:extent cx="762000" cy="1323975"/>
                <wp:effectExtent l="19050" t="19050" r="19050" b="28575"/>
                <wp:wrapNone/>
                <wp:docPr id="20" name="Bent-Up Arrow 20"/>
                <wp:cNvGraphicFramePr/>
                <a:graphic xmlns:a="http://schemas.openxmlformats.org/drawingml/2006/main">
                  <a:graphicData uri="http://schemas.microsoft.com/office/word/2010/wordprocessingShape">
                    <wps:wsp>
                      <wps:cNvSpPr/>
                      <wps:spPr>
                        <a:xfrm flipH="1">
                          <a:off x="0" y="0"/>
                          <a:ext cx="762000" cy="1323975"/>
                        </a:xfrm>
                        <a:prstGeom prst="bentUpArrow">
                          <a:avLst>
                            <a:gd name="adj1" fmla="val 4994"/>
                            <a:gd name="adj2" fmla="val 18541"/>
                            <a:gd name="adj3" fmla="val 34334"/>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20" o:spid="_x0000_s1026" style="position:absolute;margin-left:391.5pt;margin-top:60pt;width:60pt;height:104.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000,132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" path="m,1285921r601690,l601690,261625r-122255,l620718,,762000,261625r-122255,l639745,1323975,,1323975r,-38054xe" fillcolor="#f79646" strokecolor="#b66d31" strokeweight="2pt">
                <v:path arrowok="t" o:connecttype="custom" o:connectlocs="0,1285921;601690,1285921;601690,261625;479435,261625;620718,0;762000,261625;639745,261625;639745,1323975;0,1323975;0,1285921" o:connectangles="0,0,0,0,0,0,0,0,0,0"/>
              </v:shape>
            </w:pict>
          </mc:Fallback>
        </mc:AlternateContent>
      </w:r>
      <w:r>
        <w:rPr>
          <w:noProof/>
          <w:sz w:val="44"/>
          <w:szCs w:val="44"/>
        </w:rPr>
        <mc:AlternateContent>
          <mc:Choice Requires="wps">
            <w:drawing>
              <wp:anchor distT="0" distB="0" distL="114300" distR="114300" simplePos="0" relativeHeight="251668480" behindDoc="0" locked="0" layoutInCell="1" allowOverlap="1" wp14:anchorId="5D933848" wp14:editId="73E305CF">
                <wp:simplePos x="0" y="0"/>
                <wp:positionH relativeFrom="column">
                  <wp:posOffset>647700</wp:posOffset>
                </wp:positionH>
                <wp:positionV relativeFrom="paragraph">
                  <wp:posOffset>1247775</wp:posOffset>
                </wp:positionV>
                <wp:extent cx="1219200" cy="1371600"/>
                <wp:effectExtent l="0" t="19050" r="38100" b="19050"/>
                <wp:wrapNone/>
                <wp:docPr id="9" name="Bent-Up Arrow 9"/>
                <wp:cNvGraphicFramePr/>
                <a:graphic xmlns:a="http://schemas.openxmlformats.org/drawingml/2006/main">
                  <a:graphicData uri="http://schemas.microsoft.com/office/word/2010/wordprocessingShape">
                    <wps:wsp>
                      <wps:cNvSpPr/>
                      <wps:spPr>
                        <a:xfrm>
                          <a:off x="0" y="0"/>
                          <a:ext cx="1219200" cy="1371600"/>
                        </a:xfrm>
                        <a:prstGeom prst="bentUpArrow">
                          <a:avLst>
                            <a:gd name="adj1" fmla="val 2985"/>
                            <a:gd name="adj2" fmla="val 11714"/>
                            <a:gd name="adj3" fmla="val 22140"/>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9" o:spid="_x0000_s1026" style="position:absolute;margin-left:51pt;margin-top:98.25pt;width:96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2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" path="m,1335207r1058186,l1058186,269931r-124620,l1076383,r142817,269931l1094579,269931r,1101669l,1371600r,-36393xe" fillcolor="#f79646 [3209]" strokecolor="#974706 [1609]" strokeweight="2pt">
                <v:path arrowok="t" o:connecttype="custom" o:connectlocs="0,1335207;1058186,1335207;1058186,269931;933566,269931;1076383,0;1219200,269931;1094579,269931;1094579,1371600;0,1371600;0,1335207" o:connectangles="0,0,0,0,0,0,0,0,0,0"/>
              </v:shape>
            </w:pict>
          </mc:Fallback>
        </mc:AlternateContent>
      </w:r>
      <w:r w:rsidR="00C41A9C" w:rsidRPr="005732B4">
        <w:rPr>
          <w:rFonts w:asciiTheme="minorHAnsi" w:eastAsiaTheme="minorHAnsi" w:hAnsiTheme="minorHAnsi" w:cstheme="minorBidi"/>
          <w:b w:val="0"/>
          <w:bCs w:val="0"/>
          <w:noProof/>
          <w:color w:val="365F91" w:themeColor="accent1" w:themeShade="BF"/>
          <w:sz w:val="44"/>
          <w:szCs w:val="44"/>
        </w:rPr>
        <mc:AlternateContent>
          <mc:Choice Requires="wpg">
            <w:drawing>
              <wp:anchor distT="0" distB="0" distL="114300" distR="114300" simplePos="0" relativeHeight="251670528" behindDoc="0" locked="0" layoutInCell="1" allowOverlap="1" wp14:anchorId="6762C65D" wp14:editId="5360DAD7">
                <wp:simplePos x="0" y="0"/>
                <wp:positionH relativeFrom="page">
                  <wp:posOffset>6648450</wp:posOffset>
                </wp:positionH>
                <wp:positionV relativeFrom="page">
                  <wp:posOffset>1514475</wp:posOffset>
                </wp:positionV>
                <wp:extent cx="1066800" cy="4600575"/>
                <wp:effectExtent l="19050" t="19050" r="38100" b="28575"/>
                <wp:wrapNone/>
                <wp:docPr id="16" name="Group 16"/>
                <wp:cNvGraphicFramePr/>
                <a:graphic xmlns:a="http://schemas.openxmlformats.org/drawingml/2006/main">
                  <a:graphicData uri="http://schemas.microsoft.com/office/word/2010/wordprocessingGroup">
                    <wpg:wgp>
                      <wpg:cNvGrpSpPr/>
                      <wpg:grpSpPr>
                        <a:xfrm>
                          <a:off x="0" y="0"/>
                          <a:ext cx="1066800" cy="4600575"/>
                          <a:chOff x="0" y="0"/>
                          <a:chExt cx="2475865" cy="9555480"/>
                        </a:xfrm>
                      </wpg:grpSpPr>
                      <wps:wsp>
                        <wps:cNvPr id="17" name="AutoShape 14"/>
                        <wps:cNvSpPr>
                          <a:spLocks noChangeArrowheads="1"/>
                        </wps:cNvSpPr>
                        <wps:spPr bwMode="auto">
                          <a:xfrm>
                            <a:off x="0" y="0"/>
                            <a:ext cx="2475865" cy="9555480"/>
                          </a:xfrm>
                          <a:prstGeom prst="rect">
                            <a:avLst/>
                          </a:prstGeom>
                          <a:solidFill>
                            <a:sysClr val="window" lastClr="FFFFFF"/>
                          </a:solidFill>
                          <a:ln w="25400" cap="flat" cmpd="sng" algn="ctr">
                            <a:solidFill>
                              <a:srgbClr val="F79646"/>
                            </a:solidFill>
                            <a:prstDash val="solid"/>
                          </a:ln>
                          <a:effectLst/>
                          <a:extLst/>
                        </wps:spPr>
                        <wps:txbx>
                          <w:txbxContent>
                            <w:p w:rsidR="005732B4" w:rsidRPr="007E53AD" w:rsidRDefault="005732B4" w:rsidP="005732B4">
                              <w:pPr>
                                <w:rPr>
                                  <w:sz w:val="20"/>
                                  <w:szCs w:val="20"/>
                                </w:rPr>
                              </w:pPr>
                              <w:r w:rsidRPr="007E53AD">
                                <w:rPr>
                                  <w:sz w:val="20"/>
                                  <w:szCs w:val="20"/>
                                </w:rPr>
                                <w:t xml:space="preserve">The home page </w:t>
                              </w:r>
                              <w:r>
                                <w:rPr>
                                  <w:sz w:val="20"/>
                                  <w:szCs w:val="20"/>
                                </w:rPr>
                                <w:t>also contains</w:t>
                              </w:r>
                            </w:p>
                            <w:p w:rsidR="005732B4" w:rsidRPr="007E53AD" w:rsidRDefault="005732B4" w:rsidP="005732B4">
                              <w:pPr>
                                <w:spacing w:after="0" w:line="240" w:lineRule="auto"/>
                                <w:rPr>
                                  <w:b/>
                                  <w:u w:val="single"/>
                                </w:rPr>
                              </w:pPr>
                              <w:r w:rsidRPr="007E53AD">
                                <w:rPr>
                                  <w:b/>
                                  <w:u w:val="single"/>
                                </w:rPr>
                                <w:t>“</w:t>
                              </w:r>
                              <w:r>
                                <w:rPr>
                                  <w:b/>
                                  <w:u w:val="single"/>
                                </w:rPr>
                                <w:t>Contact</w:t>
                              </w:r>
                              <w:r w:rsidRPr="007E53AD">
                                <w:rPr>
                                  <w:b/>
                                  <w:u w:val="single"/>
                                </w:rPr>
                                <w:t xml:space="preserve">” </w:t>
                              </w:r>
                            </w:p>
                            <w:p w:rsidR="005732B4" w:rsidRPr="007E53AD" w:rsidRDefault="005732B4" w:rsidP="005732B4">
                              <w:pPr>
                                <w:spacing w:after="0" w:line="240" w:lineRule="auto"/>
                                <w:rPr>
                                  <w:b/>
                                  <w:u w:val="single"/>
                                </w:rPr>
                              </w:pPr>
                              <w:r w:rsidRPr="007E53AD">
                                <w:rPr>
                                  <w:b/>
                                  <w:u w:val="single"/>
                                </w:rPr>
                                <w:t>“</w:t>
                              </w:r>
                              <w:r>
                                <w:rPr>
                                  <w:b/>
                                  <w:u w:val="single"/>
                                </w:rPr>
                                <w:t>Login</w:t>
                              </w:r>
                              <w:r w:rsidRPr="007E53AD">
                                <w:rPr>
                                  <w:b/>
                                  <w:u w:val="single"/>
                                </w:rPr>
                                <w:t>”</w:t>
                              </w:r>
                            </w:p>
                            <w:p w:rsidR="005732B4" w:rsidRPr="007E53AD" w:rsidRDefault="005732B4" w:rsidP="005732B4">
                              <w:pPr>
                                <w:spacing w:after="0" w:line="240" w:lineRule="auto"/>
                                <w:rPr>
                                  <w:b/>
                                  <w:u w:val="single"/>
                                </w:rPr>
                              </w:pPr>
                              <w:r w:rsidRPr="007E53AD">
                                <w:rPr>
                                  <w:b/>
                                  <w:u w:val="single"/>
                                </w:rPr>
                                <w:t>“</w:t>
                              </w:r>
                              <w:r>
                                <w:rPr>
                                  <w:b/>
                                  <w:u w:val="single"/>
                                </w:rPr>
                                <w:t>Register</w:t>
                              </w:r>
                              <w:r w:rsidRPr="007E53AD">
                                <w:rPr>
                                  <w:b/>
                                  <w:u w:val="single"/>
                                </w:rPr>
                                <w:t>”</w:t>
                              </w:r>
                            </w:p>
                            <w:p w:rsidR="005732B4" w:rsidRDefault="005732B4" w:rsidP="005732B4">
                              <w:pPr>
                                <w:spacing w:after="0" w:line="240" w:lineRule="auto"/>
                              </w:pPr>
                            </w:p>
                            <w:p w:rsidR="005732B4" w:rsidRDefault="005732B4" w:rsidP="005732B4">
                              <w:pPr>
                                <w:spacing w:after="0" w:line="240" w:lineRule="auto"/>
                                <w:rPr>
                                  <w:sz w:val="20"/>
                                  <w:szCs w:val="20"/>
                                </w:rPr>
                              </w:pPr>
                              <w:r w:rsidRPr="005058A8">
                                <w:rPr>
                                  <w:sz w:val="20"/>
                                  <w:szCs w:val="20"/>
                                  <w:u w:val="single"/>
                                </w:rPr>
                                <w:t>Contact</w:t>
                              </w:r>
                              <w:r>
                                <w:rPr>
                                  <w:sz w:val="20"/>
                                  <w:szCs w:val="20"/>
                                </w:rPr>
                                <w:t>: when you need assistance.</w:t>
                              </w:r>
                            </w:p>
                            <w:p w:rsidR="005732B4" w:rsidRDefault="005732B4" w:rsidP="005732B4">
                              <w:pPr>
                                <w:spacing w:after="0" w:line="240" w:lineRule="auto"/>
                                <w:rPr>
                                  <w:sz w:val="20"/>
                                  <w:szCs w:val="20"/>
                                </w:rPr>
                              </w:pPr>
                              <w:r w:rsidRPr="005058A8">
                                <w:rPr>
                                  <w:sz w:val="20"/>
                                  <w:szCs w:val="20"/>
                                  <w:u w:val="single"/>
                                </w:rPr>
                                <w:t>Login</w:t>
                              </w:r>
                              <w:r>
                                <w:rPr>
                                  <w:sz w:val="20"/>
                                  <w:szCs w:val="20"/>
                                </w:rPr>
                                <w:t>: Sign into your account</w:t>
                              </w:r>
                            </w:p>
                            <w:p w:rsidR="005732B4" w:rsidRDefault="005732B4" w:rsidP="005732B4">
                              <w:pPr>
                                <w:spacing w:after="0" w:line="240" w:lineRule="auto"/>
                                <w:rPr>
                                  <w:sz w:val="20"/>
                                  <w:szCs w:val="20"/>
                                </w:rPr>
                              </w:pPr>
                              <w:r w:rsidRPr="005058A8">
                                <w:rPr>
                                  <w:sz w:val="20"/>
                                  <w:szCs w:val="20"/>
                                  <w:u w:val="single"/>
                                </w:rPr>
                                <w:t>Register</w:t>
                              </w:r>
                              <w:r>
                                <w:rPr>
                                  <w:sz w:val="20"/>
                                  <w:szCs w:val="20"/>
                                </w:rPr>
                                <w:t xml:space="preserve">: Create an account </w:t>
                              </w:r>
                            </w:p>
                            <w:p w:rsidR="005732B4" w:rsidRDefault="005732B4" w:rsidP="005732B4">
                              <w:pPr>
                                <w:spacing w:after="0" w:line="240" w:lineRule="auto"/>
                                <w:rPr>
                                  <w:color w:val="1F497D" w:themeColor="text2"/>
                                </w:rPr>
                              </w:pPr>
                              <w:r>
                                <w:rPr>
                                  <w:sz w:val="20"/>
                                  <w:szCs w:val="20"/>
                                </w:rPr>
                                <w:t>(Fill in all your information)</w:t>
                              </w:r>
                            </w:p>
                            <w:p w:rsidR="005732B4" w:rsidRDefault="005732B4"/>
                          </w:txbxContent>
                        </wps:txbx>
                        <wps:bodyPr rot="0" vert="horz" wrap="square" lIns="182880" tIns="457200" rIns="182880" bIns="73152" anchor="t" anchorCtr="0" upright="1">
                          <a:noAutofit/>
                        </wps:bodyPr>
                      </wps:wsp>
                      <wps:wsp>
                        <wps:cNvPr id="18" name="Rectangle 18"/>
                        <wps:cNvSpPr/>
                        <wps:spPr>
                          <a:xfrm>
                            <a:off x="71919" y="0"/>
                            <a:ext cx="2331720" cy="704215"/>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txbx>
                          <w:txbxContent>
                            <w:p w:rsidR="005732B4" w:rsidRDefault="005732B4" w:rsidP="005732B4">
                              <w:pPr>
                                <w:spacing w:before="240"/>
                                <w:rPr>
                                  <w:color w:val="FFFFFF" w:themeColor="background1"/>
                                  <w:lang w:bidi="hi-IN"/>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6" o:spid="_x0000_s1028" style="position:absolute;left:0;text-align:left;margin-left:523.5pt;margin-top:119.25pt;width:84pt;height:362.25pt;z-index:251670528;mso-position-horizontal-relative:page;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">
                <v:rect id="_x0000_s1029"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vm8QA&#10;AADbAAAADwAAAGRycy9kb3ducmV2LnhtbERPS2vCQBC+F/oflin0VjfNoUrqKmIrPtKD2kI9Dtkx&#10;Cc3Oht1Vo7/eFYTe5uN7znDcmUYcyfnasoLXXgKCuLC65lLBz/fsZQDCB2SNjWVScCYP49HjwxAz&#10;bU+8oeM2lCKGsM9QQRVCm0npi4oM+p5tiSO3t85giNCVUjs8xXDTyDRJ3qTBmmNDhS1NKyr+tgej&#10;oPnI+5d2nbpl/rn6/ZrXi0Ge7pR6fuom7yACdeFffHcvdJzfh9sv8QA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tr5vEAAAA2wAAAA8AAAAAAAAAAAAAAAAAmAIAAGRycy9k&#10;b3ducmV2LnhtbFBLBQYAAAAABAAEAPUAAACJAwAAAAA=&#10;" fillcolor="window" strokecolor="#f79646" strokeweight="2pt">
                  <v:textbox inset="14.4pt,36pt,14.4pt,5.76pt">
                    <w:txbxContent>
                      <w:p w:rsidR="005732B4" w:rsidRPr="007E53AD" w:rsidRDefault="005732B4" w:rsidP="005732B4">
                        <w:pPr>
                          <w:rPr>
                            <w:sz w:val="20"/>
                            <w:szCs w:val="20"/>
                          </w:rPr>
                        </w:pPr>
                        <w:r w:rsidRPr="007E53AD">
                          <w:rPr>
                            <w:sz w:val="20"/>
                            <w:szCs w:val="20"/>
                          </w:rPr>
                          <w:t xml:space="preserve">The home page </w:t>
                        </w:r>
                        <w:r>
                          <w:rPr>
                            <w:sz w:val="20"/>
                            <w:szCs w:val="20"/>
                          </w:rPr>
                          <w:t>also contains</w:t>
                        </w:r>
                      </w:p>
                      <w:p w:rsidR="005732B4" w:rsidRPr="007E53AD" w:rsidRDefault="005732B4" w:rsidP="005732B4">
                        <w:pPr>
                          <w:spacing w:after="0" w:line="240" w:lineRule="auto"/>
                          <w:rPr>
                            <w:b/>
                            <w:u w:val="single"/>
                          </w:rPr>
                        </w:pPr>
                        <w:r w:rsidRPr="007E53AD">
                          <w:rPr>
                            <w:b/>
                            <w:u w:val="single"/>
                          </w:rPr>
                          <w:t>“</w:t>
                        </w:r>
                        <w:r>
                          <w:rPr>
                            <w:b/>
                            <w:u w:val="single"/>
                          </w:rPr>
                          <w:t>Contact</w:t>
                        </w:r>
                        <w:r w:rsidRPr="007E53AD">
                          <w:rPr>
                            <w:b/>
                            <w:u w:val="single"/>
                          </w:rPr>
                          <w:t xml:space="preserve">” </w:t>
                        </w:r>
                      </w:p>
                      <w:p w:rsidR="005732B4" w:rsidRPr="007E53AD" w:rsidRDefault="005732B4" w:rsidP="005732B4">
                        <w:pPr>
                          <w:spacing w:after="0" w:line="240" w:lineRule="auto"/>
                          <w:rPr>
                            <w:b/>
                            <w:u w:val="single"/>
                          </w:rPr>
                        </w:pPr>
                        <w:r w:rsidRPr="007E53AD">
                          <w:rPr>
                            <w:b/>
                            <w:u w:val="single"/>
                          </w:rPr>
                          <w:t>“</w:t>
                        </w:r>
                        <w:r>
                          <w:rPr>
                            <w:b/>
                            <w:u w:val="single"/>
                          </w:rPr>
                          <w:t>Login</w:t>
                        </w:r>
                        <w:r w:rsidRPr="007E53AD">
                          <w:rPr>
                            <w:b/>
                            <w:u w:val="single"/>
                          </w:rPr>
                          <w:t>”</w:t>
                        </w:r>
                      </w:p>
                      <w:p w:rsidR="005732B4" w:rsidRPr="007E53AD" w:rsidRDefault="005732B4" w:rsidP="005732B4">
                        <w:pPr>
                          <w:spacing w:after="0" w:line="240" w:lineRule="auto"/>
                          <w:rPr>
                            <w:b/>
                            <w:u w:val="single"/>
                          </w:rPr>
                        </w:pPr>
                        <w:r w:rsidRPr="007E53AD">
                          <w:rPr>
                            <w:b/>
                            <w:u w:val="single"/>
                          </w:rPr>
                          <w:t>“</w:t>
                        </w:r>
                        <w:r>
                          <w:rPr>
                            <w:b/>
                            <w:u w:val="single"/>
                          </w:rPr>
                          <w:t>Register</w:t>
                        </w:r>
                        <w:r w:rsidRPr="007E53AD">
                          <w:rPr>
                            <w:b/>
                            <w:u w:val="single"/>
                          </w:rPr>
                          <w:t>”</w:t>
                        </w:r>
                      </w:p>
                      <w:p w:rsidR="005732B4" w:rsidRDefault="005732B4" w:rsidP="005732B4">
                        <w:pPr>
                          <w:spacing w:after="0" w:line="240" w:lineRule="auto"/>
                        </w:pPr>
                      </w:p>
                      <w:p w:rsidR="005732B4" w:rsidRDefault="005732B4" w:rsidP="005732B4">
                        <w:pPr>
                          <w:spacing w:after="0" w:line="240" w:lineRule="auto"/>
                          <w:rPr>
                            <w:sz w:val="20"/>
                            <w:szCs w:val="20"/>
                          </w:rPr>
                        </w:pPr>
                        <w:r w:rsidRPr="005058A8">
                          <w:rPr>
                            <w:sz w:val="20"/>
                            <w:szCs w:val="20"/>
                            <w:u w:val="single"/>
                          </w:rPr>
                          <w:t>Contact</w:t>
                        </w:r>
                        <w:r>
                          <w:rPr>
                            <w:sz w:val="20"/>
                            <w:szCs w:val="20"/>
                          </w:rPr>
                          <w:t>: when you need assistance.</w:t>
                        </w:r>
                      </w:p>
                      <w:p w:rsidR="005732B4" w:rsidRDefault="005732B4" w:rsidP="005732B4">
                        <w:pPr>
                          <w:spacing w:after="0" w:line="240" w:lineRule="auto"/>
                          <w:rPr>
                            <w:sz w:val="20"/>
                            <w:szCs w:val="20"/>
                          </w:rPr>
                        </w:pPr>
                        <w:r w:rsidRPr="005058A8">
                          <w:rPr>
                            <w:sz w:val="20"/>
                            <w:szCs w:val="20"/>
                            <w:u w:val="single"/>
                          </w:rPr>
                          <w:t>Login</w:t>
                        </w:r>
                        <w:r>
                          <w:rPr>
                            <w:sz w:val="20"/>
                            <w:szCs w:val="20"/>
                          </w:rPr>
                          <w:t>: Sign into your account</w:t>
                        </w:r>
                      </w:p>
                      <w:p w:rsidR="005732B4" w:rsidRDefault="005732B4" w:rsidP="005732B4">
                        <w:pPr>
                          <w:spacing w:after="0" w:line="240" w:lineRule="auto"/>
                          <w:rPr>
                            <w:sz w:val="20"/>
                            <w:szCs w:val="20"/>
                          </w:rPr>
                        </w:pPr>
                        <w:r w:rsidRPr="005058A8">
                          <w:rPr>
                            <w:sz w:val="20"/>
                            <w:szCs w:val="20"/>
                            <w:u w:val="single"/>
                          </w:rPr>
                          <w:t>Register</w:t>
                        </w:r>
                        <w:r>
                          <w:rPr>
                            <w:sz w:val="20"/>
                            <w:szCs w:val="20"/>
                          </w:rPr>
                          <w:t xml:space="preserve">: Create an account </w:t>
                        </w:r>
                      </w:p>
                      <w:p w:rsidR="005732B4" w:rsidRDefault="005732B4" w:rsidP="005732B4">
                        <w:pPr>
                          <w:spacing w:after="0" w:line="240" w:lineRule="auto"/>
                          <w:rPr>
                            <w:color w:val="1F497D" w:themeColor="text2"/>
                          </w:rPr>
                        </w:pPr>
                        <w:r>
                          <w:rPr>
                            <w:sz w:val="20"/>
                            <w:szCs w:val="20"/>
                          </w:rPr>
                          <w:t>(Fill in all your information)</w:t>
                        </w:r>
                      </w:p>
                      <w:p w:rsidR="005732B4" w:rsidRDefault="005732B4"/>
                    </w:txbxContent>
                  </v:textbox>
                </v:rect>
                <v:rect id="Rectangle 18" o:spid="_x0000_s1030"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QZcUA&#10;AADbAAAADwAAAGRycy9kb3ducmV2LnhtbESPT2sCQQzF7wW/wxDBW521YJHVUVQqKIXSqhdvcSf7&#10;B3cyy87obvvpm0Oht4T38t4vi1XvavWgNlSeDUzGCSjizNuKCwPn0+55BipEZIu1ZzLwTQFWy8HT&#10;AlPrO/6ixzEWSkI4pGigjLFJtQ5ZSQ7D2DfEouW+dRhlbQttW+wk3NX6JUletcOKpaHEhrYlZbfj&#10;3RmYVafp+/njEN92P5u77Wx++bzmxoyG/XoOKlIf/81/13sr+AIr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NBlxQAAANsAAAAPAAAAAAAAAAAAAAAAAJgCAABkcnMv&#10;ZG93bnJldi54bWxQSwUGAAAAAAQABAD1AAAAigMAAAAA&#10;" fillcolor="#cb6c1d" strokecolor="#f69240">
                  <v:fill color2="#ff8f26" rotate="t" angle="180" colors="0 #cb6c1d;52429f #ff8f2a;1 #ff8f26" focus="100%" type="gradient">
                    <o:fill v:ext="view" type="gradientUnscaled"/>
                  </v:fill>
                  <v:shadow on="t" color="black" opacity="22937f" origin=",.5" offset="0,.63889mm"/>
                  <v:textbox inset="14.4pt,14.4pt,14.4pt,28.8pt">
                    <w:txbxContent>
                      <w:p w:rsidR="005732B4" w:rsidRDefault="005732B4" w:rsidP="005732B4">
                        <w:pPr>
                          <w:spacing w:before="240"/>
                          <w:rPr>
                            <w:color w:val="FFFFFF" w:themeColor="background1"/>
                            <w:lang w:bidi="hi-IN"/>
                          </w:rPr>
                        </w:pPr>
                      </w:p>
                    </w:txbxContent>
                  </v:textbox>
                </v:rect>
                <w10:wrap anchorx="page" anchory="page"/>
              </v:group>
            </w:pict>
          </mc:Fallback>
        </mc:AlternateContent>
      </w:r>
      <w:r w:rsidR="00C41A9C" w:rsidRPr="007E53AD">
        <w:rPr>
          <w:noProof/>
          <w:color w:val="365F91" w:themeColor="accent1" w:themeShade="BF"/>
          <w:sz w:val="44"/>
          <w:szCs w:val="44"/>
        </w:rPr>
        <mc:AlternateContent>
          <mc:Choice Requires="wpg">
            <w:drawing>
              <wp:anchor distT="0" distB="0" distL="114300" distR="114300" simplePos="0" relativeHeight="251667456" behindDoc="0" locked="0" layoutInCell="1" allowOverlap="1" wp14:anchorId="45B84A03" wp14:editId="49FC421C">
                <wp:simplePos x="0" y="0"/>
                <wp:positionH relativeFrom="page">
                  <wp:posOffset>66675</wp:posOffset>
                </wp:positionH>
                <wp:positionV relativeFrom="page">
                  <wp:posOffset>1514475</wp:posOffset>
                </wp:positionV>
                <wp:extent cx="1495425" cy="4552950"/>
                <wp:effectExtent l="19050" t="19050" r="28575" b="19050"/>
                <wp:wrapNone/>
                <wp:docPr id="43" name="Group 43"/>
                <wp:cNvGraphicFramePr/>
                <a:graphic xmlns:a="http://schemas.openxmlformats.org/drawingml/2006/main">
                  <a:graphicData uri="http://schemas.microsoft.com/office/word/2010/wordprocessingGroup">
                    <wpg:wgp>
                      <wpg:cNvGrpSpPr/>
                      <wpg:grpSpPr>
                        <a:xfrm>
                          <a:off x="0" y="0"/>
                          <a:ext cx="1495425" cy="4552950"/>
                          <a:chOff x="0" y="0"/>
                          <a:chExt cx="2475865" cy="9555480"/>
                        </a:xfrm>
                      </wpg:grpSpPr>
                      <wps:wsp>
                        <wps:cNvPr id="44" name="AutoShape 14"/>
                        <wps:cNvSpPr>
                          <a:spLocks noChangeArrowheads="1"/>
                        </wps:cNvSpPr>
                        <wps:spPr bwMode="auto">
                          <a:xfrm>
                            <a:off x="0" y="0"/>
                            <a:ext cx="2475865" cy="9555480"/>
                          </a:xfrm>
                          <a:prstGeom prst="rect">
                            <a:avLst/>
                          </a:prstGeom>
                          <a:ln/>
                          <a:extLst/>
                        </wps:spPr>
                        <wps:style>
                          <a:lnRef idx="2">
                            <a:schemeClr val="accent6"/>
                          </a:lnRef>
                          <a:fillRef idx="1">
                            <a:schemeClr val="lt1"/>
                          </a:fillRef>
                          <a:effectRef idx="0">
                            <a:schemeClr val="accent6"/>
                          </a:effectRef>
                          <a:fontRef idx="minor">
                            <a:schemeClr val="dk1"/>
                          </a:fontRef>
                        </wps:style>
                        <wps:txbx>
                          <w:txbxContent>
                            <w:p w:rsidR="007E53AD" w:rsidRPr="007E53AD" w:rsidRDefault="007E53AD" w:rsidP="007E53AD">
                              <w:pPr>
                                <w:rPr>
                                  <w:sz w:val="20"/>
                                  <w:szCs w:val="20"/>
                                </w:rPr>
                              </w:pPr>
                              <w:r w:rsidRPr="007E53AD">
                                <w:rPr>
                                  <w:sz w:val="20"/>
                                  <w:szCs w:val="20"/>
                                </w:rPr>
                                <w:t xml:space="preserve">The home page contains the links you will need to navigate the site. </w:t>
                              </w:r>
                            </w:p>
                            <w:p w:rsidR="007E53AD" w:rsidRDefault="007E53AD" w:rsidP="008270BC">
                              <w:pPr>
                                <w:spacing w:after="0" w:line="240" w:lineRule="auto"/>
                              </w:pPr>
                              <w:r>
                                <w:t>The top Menu Bar includes:</w:t>
                              </w:r>
                            </w:p>
                            <w:p w:rsidR="007E53AD" w:rsidRPr="007E53AD" w:rsidRDefault="007E53AD" w:rsidP="008270BC">
                              <w:pPr>
                                <w:spacing w:after="0" w:line="240" w:lineRule="auto"/>
                                <w:rPr>
                                  <w:b/>
                                  <w:u w:val="single"/>
                                </w:rPr>
                              </w:pPr>
                              <w:r w:rsidRPr="007E53AD">
                                <w:rPr>
                                  <w:b/>
                                  <w:u w:val="single"/>
                                </w:rPr>
                                <w:t>“</w:t>
                              </w:r>
                              <w:hyperlink w:anchor="The Home Page" w:history="1">
                                <w:r w:rsidRPr="00875985">
                                  <w:rPr>
                                    <w:rStyle w:val="Hyperlink"/>
                                    <w:b/>
                                  </w:rPr>
                                  <w:t>Home</w:t>
                                </w:r>
                              </w:hyperlink>
                              <w:r w:rsidRPr="007E53AD">
                                <w:rPr>
                                  <w:b/>
                                  <w:u w:val="single"/>
                                </w:rPr>
                                <w:t>”</w:t>
                              </w:r>
                            </w:p>
                            <w:p w:rsidR="007E53AD" w:rsidRPr="007E53AD" w:rsidRDefault="00D96673" w:rsidP="008270BC">
                              <w:pPr>
                                <w:spacing w:after="0" w:line="240" w:lineRule="auto"/>
                                <w:rPr>
                                  <w:b/>
                                  <w:u w:val="single"/>
                                </w:rPr>
                              </w:pPr>
                              <w:hyperlink w:anchor="Browse Collections" w:history="1">
                                <w:r w:rsidR="007E53AD" w:rsidRPr="00875985">
                                  <w:rPr>
                                    <w:rStyle w:val="Hyperlink"/>
                                    <w:b/>
                                  </w:rPr>
                                  <w:t>“Browse</w:t>
                                </w:r>
                                <w:r w:rsidR="00875985" w:rsidRPr="00875985">
                                  <w:rPr>
                                    <w:rStyle w:val="Hyperlink"/>
                                    <w:b/>
                                  </w:rPr>
                                  <w:t xml:space="preserve"> Collections</w:t>
                                </w:r>
                                <w:r w:rsidR="007E53AD" w:rsidRPr="00875985">
                                  <w:rPr>
                                    <w:rStyle w:val="Hyperlink"/>
                                    <w:b/>
                                  </w:rPr>
                                  <w:t>”</w:t>
                                </w:r>
                              </w:hyperlink>
                            </w:p>
                            <w:p w:rsidR="007E53AD" w:rsidRPr="007E53AD" w:rsidRDefault="00D96673" w:rsidP="008270BC">
                              <w:pPr>
                                <w:spacing w:after="0" w:line="240" w:lineRule="auto"/>
                                <w:rPr>
                                  <w:b/>
                                  <w:u w:val="single"/>
                                </w:rPr>
                              </w:pPr>
                              <w:hyperlink w:anchor="Find Resources" w:history="1">
                                <w:r w:rsidR="007E53AD" w:rsidRPr="00875985">
                                  <w:rPr>
                                    <w:rStyle w:val="Hyperlink"/>
                                    <w:b/>
                                  </w:rPr>
                                  <w:t>“Find Resources</w:t>
                                </w:r>
                              </w:hyperlink>
                              <w:r w:rsidR="007E53AD" w:rsidRPr="007E53AD">
                                <w:rPr>
                                  <w:b/>
                                  <w:u w:val="single"/>
                                </w:rPr>
                                <w:t>”</w:t>
                              </w:r>
                            </w:p>
                            <w:p w:rsidR="007E53AD" w:rsidRDefault="007E53AD" w:rsidP="007E53AD">
                              <w:pPr>
                                <w:spacing w:after="0" w:line="240" w:lineRule="auto"/>
                              </w:pPr>
                            </w:p>
                            <w:p w:rsidR="007E53AD" w:rsidRPr="007E53AD" w:rsidRDefault="007E53AD" w:rsidP="007E53AD">
                              <w:pPr>
                                <w:rPr>
                                  <w:sz w:val="20"/>
                                  <w:szCs w:val="20"/>
                                </w:rPr>
                              </w:pPr>
                              <w:r w:rsidRPr="007E53AD">
                                <w:rPr>
                                  <w:sz w:val="20"/>
                                  <w:szCs w:val="20"/>
                                </w:rPr>
                                <w:t xml:space="preserve">There is a panel for site information, terms of use, and a description about the metadata. </w:t>
                              </w:r>
                            </w:p>
                            <w:p w:rsidR="009F6628" w:rsidRDefault="009F6628">
                              <w:pPr>
                                <w:spacing w:line="480" w:lineRule="auto"/>
                                <w:rPr>
                                  <w:color w:val="1F497D" w:themeColor="text2"/>
                                </w:rPr>
                              </w:pPr>
                            </w:p>
                          </w:txbxContent>
                        </wps:txbx>
                        <wps:bodyPr rot="0" vert="horz" wrap="square" lIns="182880" tIns="457200" rIns="182880" bIns="73152" anchor="t" anchorCtr="0" upright="1">
                          <a:noAutofit/>
                        </wps:bodyPr>
                      </wps:wsp>
                      <wps:wsp>
                        <wps:cNvPr id="45" name="Rectangle 45"/>
                        <wps:cNvSpPr/>
                        <wps:spPr>
                          <a:xfrm>
                            <a:off x="71919" y="0"/>
                            <a:ext cx="2331720" cy="704215"/>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9F6628" w:rsidRDefault="009F6628">
                              <w:pPr>
                                <w:spacing w:before="240"/>
                                <w:rPr>
                                  <w:color w:val="FFFFFF" w:themeColor="background1"/>
                                  <w:lang w:bidi="hi-IN"/>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3" o:spid="_x0000_s1031" style="position:absolute;left:0;text-align:left;margin-left:5.25pt;margin-top:119.25pt;width:117.75pt;height:358.5pt;z-index:251667456;mso-position-horizontal-relative:page;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">
                <v:rect id="_x0000_s1032"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0gMEA&#10;AADbAAAADwAAAGRycy9kb3ducmV2LnhtbESPQYvCMBSE7wv+h/AEb2uqiCzVKCoIIr3oiudH82yD&#10;zUvbRG3/vREW9jjMzDfMct3ZSjyp9caxgsk4AUGcO224UHD53X//gPABWWPlmBT05GG9GnwtMdXu&#10;xSd6nkMhIoR9igrKEOpUSp+XZNGPXU0cvZtrLYYo20LqFl8Rbis5TZK5tGg4LpRY066k/H5+WAX0&#10;KDKTncx2M836Y3O/Npe+bpQaDbvNAkSgLvyH/9oHrWA2g8+X+AP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DdIDBAAAA2wAAAA8AAAAAAAAAAAAAAAAAmAIAAGRycy9kb3du&#10;cmV2LnhtbFBLBQYAAAAABAAEAPUAAACGAwAAAAA=&#10;" fillcolor="white [3201]" strokecolor="#f79646 [3209]" strokeweight="2pt">
                  <v:textbox inset="14.4pt,36pt,14.4pt,5.76pt">
                    <w:txbxContent>
                      <w:p w:rsidR="007E53AD" w:rsidRPr="007E53AD" w:rsidRDefault="007E53AD" w:rsidP="007E53AD">
                        <w:pPr>
                          <w:rPr>
                            <w:sz w:val="20"/>
                            <w:szCs w:val="20"/>
                          </w:rPr>
                        </w:pPr>
                        <w:r w:rsidRPr="007E53AD">
                          <w:rPr>
                            <w:sz w:val="20"/>
                            <w:szCs w:val="20"/>
                          </w:rPr>
                          <w:t xml:space="preserve">The home page contains the links you will need to navigate the site. </w:t>
                        </w:r>
                      </w:p>
                      <w:p w:rsidR="007E53AD" w:rsidRDefault="007E53AD" w:rsidP="008270BC">
                        <w:pPr>
                          <w:spacing w:after="0" w:line="240" w:lineRule="auto"/>
                        </w:pPr>
                        <w:r>
                          <w:t>The top Menu Bar includes:</w:t>
                        </w:r>
                      </w:p>
                      <w:p w:rsidR="007E53AD" w:rsidRPr="007E53AD" w:rsidRDefault="007E53AD" w:rsidP="008270BC">
                        <w:pPr>
                          <w:spacing w:after="0" w:line="240" w:lineRule="auto"/>
                          <w:rPr>
                            <w:b/>
                            <w:u w:val="single"/>
                          </w:rPr>
                        </w:pPr>
                        <w:r w:rsidRPr="007E53AD">
                          <w:rPr>
                            <w:b/>
                            <w:u w:val="single"/>
                          </w:rPr>
                          <w:t>“</w:t>
                        </w:r>
                        <w:hyperlink w:anchor="The Home Page" w:history="1">
                          <w:r w:rsidRPr="00875985">
                            <w:rPr>
                              <w:rStyle w:val="Hyperlink"/>
                              <w:b/>
                            </w:rPr>
                            <w:t>Home</w:t>
                          </w:r>
                        </w:hyperlink>
                        <w:r w:rsidRPr="007E53AD">
                          <w:rPr>
                            <w:b/>
                            <w:u w:val="single"/>
                          </w:rPr>
                          <w:t>”</w:t>
                        </w:r>
                      </w:p>
                      <w:p w:rsidR="007E53AD" w:rsidRPr="007E53AD" w:rsidRDefault="00D96673" w:rsidP="008270BC">
                        <w:pPr>
                          <w:spacing w:after="0" w:line="240" w:lineRule="auto"/>
                          <w:rPr>
                            <w:b/>
                            <w:u w:val="single"/>
                          </w:rPr>
                        </w:pPr>
                        <w:hyperlink w:anchor="Browse Collections" w:history="1">
                          <w:r w:rsidR="007E53AD" w:rsidRPr="00875985">
                            <w:rPr>
                              <w:rStyle w:val="Hyperlink"/>
                              <w:b/>
                            </w:rPr>
                            <w:t>“Browse</w:t>
                          </w:r>
                          <w:r w:rsidR="00875985" w:rsidRPr="00875985">
                            <w:rPr>
                              <w:rStyle w:val="Hyperlink"/>
                              <w:b/>
                            </w:rPr>
                            <w:t xml:space="preserve"> Collections</w:t>
                          </w:r>
                          <w:r w:rsidR="007E53AD" w:rsidRPr="00875985">
                            <w:rPr>
                              <w:rStyle w:val="Hyperlink"/>
                              <w:b/>
                            </w:rPr>
                            <w:t>”</w:t>
                          </w:r>
                        </w:hyperlink>
                      </w:p>
                      <w:p w:rsidR="007E53AD" w:rsidRPr="007E53AD" w:rsidRDefault="00D96673" w:rsidP="008270BC">
                        <w:pPr>
                          <w:spacing w:after="0" w:line="240" w:lineRule="auto"/>
                          <w:rPr>
                            <w:b/>
                            <w:u w:val="single"/>
                          </w:rPr>
                        </w:pPr>
                        <w:hyperlink w:anchor="Find Resources" w:history="1">
                          <w:r w:rsidR="007E53AD" w:rsidRPr="00875985">
                            <w:rPr>
                              <w:rStyle w:val="Hyperlink"/>
                              <w:b/>
                            </w:rPr>
                            <w:t>“Find Resources</w:t>
                          </w:r>
                        </w:hyperlink>
                        <w:r w:rsidR="007E53AD" w:rsidRPr="007E53AD">
                          <w:rPr>
                            <w:b/>
                            <w:u w:val="single"/>
                          </w:rPr>
                          <w:t>”</w:t>
                        </w:r>
                      </w:p>
                      <w:p w:rsidR="007E53AD" w:rsidRDefault="007E53AD" w:rsidP="007E53AD">
                        <w:pPr>
                          <w:spacing w:after="0" w:line="240" w:lineRule="auto"/>
                        </w:pPr>
                      </w:p>
                      <w:p w:rsidR="007E53AD" w:rsidRPr="007E53AD" w:rsidRDefault="007E53AD" w:rsidP="007E53AD">
                        <w:pPr>
                          <w:rPr>
                            <w:sz w:val="20"/>
                            <w:szCs w:val="20"/>
                          </w:rPr>
                        </w:pPr>
                        <w:r w:rsidRPr="007E53AD">
                          <w:rPr>
                            <w:sz w:val="20"/>
                            <w:szCs w:val="20"/>
                          </w:rPr>
                          <w:t xml:space="preserve">There is a panel for site information, terms of use, and a description about the metadata. </w:t>
                        </w:r>
                      </w:p>
                      <w:p w:rsidR="009F6628" w:rsidRDefault="009F6628">
                        <w:pPr>
                          <w:spacing w:line="480" w:lineRule="auto"/>
                          <w:rPr>
                            <w:color w:val="1F497D" w:themeColor="text2"/>
                          </w:rPr>
                        </w:pPr>
                      </w:p>
                    </w:txbxContent>
                  </v:textbox>
                </v:rect>
                <v:rect id="Rectangle 45" o:spid="_x0000_s1033"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Jc8YA&#10;AADbAAAADwAAAGRycy9kb3ducmV2LnhtbESPT2vCQBTE70K/w/KEXsRsLNY/aVYpLVpBCo168faa&#10;fSah2bchu9X027sFweMwM79h0mVnanGm1lWWFYyiGARxbnXFhYLDfjWcgXAeWWNtmRT8kYPl4qGX&#10;YqLthTM673whAoRdggpK75tESpeXZNBFtiEO3sm2Bn2QbSF1i5cAN7V8iuOJNFhxWCixobeS8p/d&#10;r1Hw+Y2D/bs/fpnxus5GuJ4284+tUo/97vUFhKfO38O39kYrGD/D/5fw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GJc8YAAADbAAAADwAAAAAAAAAAAAAAAACYAgAAZHJz&#10;L2Rvd25yZXYueG1sUEsFBgAAAAAEAAQA9QAAAIsDAAAAAA==&#10;" fillcolor="#9a4906 [1641]" strokecolor="#f68c36 [3049]">
                  <v:fill color2="#f68a32 [3017]" rotate="t" angle="180" colors="0 #cb6c1d;52429f #ff8f2a;1 #ff8f26" focus="100%" type="gradient">
                    <o:fill v:ext="view" type="gradientUnscaled"/>
                  </v:fill>
                  <v:shadow on="t" color="black" opacity="22937f" origin=",.5" offset="0,.63889mm"/>
                  <v:textbox inset="14.4pt,14.4pt,14.4pt,28.8pt">
                    <w:txbxContent>
                      <w:p w:rsidR="009F6628" w:rsidRDefault="009F6628">
                        <w:pPr>
                          <w:spacing w:before="240"/>
                          <w:rPr>
                            <w:color w:val="FFFFFF" w:themeColor="background1"/>
                            <w:lang w:bidi="hi-IN"/>
                          </w:rPr>
                        </w:pPr>
                      </w:p>
                    </w:txbxContent>
                  </v:textbox>
                </v:rect>
                <w10:wrap anchorx="page" anchory="page"/>
              </v:group>
            </w:pict>
          </mc:Fallback>
        </mc:AlternateContent>
      </w:r>
      <w:r w:rsidR="00C41A9C">
        <w:rPr>
          <w:rFonts w:asciiTheme="minorHAnsi" w:eastAsiaTheme="minorHAnsi" w:hAnsiTheme="minorHAnsi" w:cstheme="minorBidi"/>
          <w:b w:val="0"/>
          <w:bCs w:val="0"/>
          <w:noProof/>
          <w:sz w:val="44"/>
          <w:szCs w:val="44"/>
        </w:rPr>
        <mc:AlternateContent>
          <mc:Choice Requires="wps">
            <w:drawing>
              <wp:anchor distT="0" distB="0" distL="114300" distR="114300" simplePos="0" relativeHeight="251674624" behindDoc="0" locked="0" layoutInCell="1" allowOverlap="1" wp14:anchorId="6D811106" wp14:editId="0B76FFC1">
                <wp:simplePos x="0" y="0"/>
                <wp:positionH relativeFrom="column">
                  <wp:posOffset>-847726</wp:posOffset>
                </wp:positionH>
                <wp:positionV relativeFrom="paragraph">
                  <wp:posOffset>5138855</wp:posOffset>
                </wp:positionV>
                <wp:extent cx="7648575" cy="1261945"/>
                <wp:effectExtent l="0" t="0" r="28575" b="14605"/>
                <wp:wrapNone/>
                <wp:docPr id="2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8575" cy="1261945"/>
                        </a:xfrm>
                        <a:prstGeom prst="rect">
                          <a:avLst/>
                        </a:prstGeom>
                        <a:solidFill>
                          <a:sysClr val="window" lastClr="FFFFFF"/>
                        </a:solidFill>
                        <a:ln w="25400" cap="flat" cmpd="sng" algn="ctr">
                          <a:solidFill>
                            <a:srgbClr val="F79646"/>
                          </a:solidFill>
                          <a:prstDash val="solid"/>
                        </a:ln>
                        <a:effectLst/>
                        <a:extLst/>
                      </wps:spPr>
                      <wps:txbx>
                        <w:txbxContent>
                          <w:p w:rsidR="004574A5" w:rsidRPr="00C41A9C" w:rsidRDefault="004574A5" w:rsidP="004574A5">
                            <w:pPr>
                              <w:spacing w:after="0" w:line="240" w:lineRule="auto"/>
                            </w:pPr>
                            <w:r w:rsidRPr="00C41A9C">
                              <w:t xml:space="preserve">A very useful Item on the home page is the Magnifying Glass </w:t>
                            </w:r>
                            <w:r w:rsidR="00C41A9C" w:rsidRPr="00C41A9C">
                              <w:t>Icon;</w:t>
                            </w:r>
                            <w:r w:rsidRPr="00C41A9C">
                              <w:t xml:space="preserve"> this Icon takes you to </w:t>
                            </w:r>
                            <w:r w:rsidR="00912C11">
                              <w:t xml:space="preserve">an </w:t>
                            </w:r>
                            <w:proofErr w:type="gramStart"/>
                            <w:r w:rsidR="00912C11">
                              <w:t xml:space="preserve">associated </w:t>
                            </w:r>
                            <w:r w:rsidRPr="00C41A9C">
                              <w:t xml:space="preserve"> search</w:t>
                            </w:r>
                            <w:proofErr w:type="gramEnd"/>
                            <w:r w:rsidRPr="00C41A9C">
                              <w:t xml:space="preserve"> site. </w:t>
                            </w:r>
                            <w:r w:rsidR="00C41A9C" w:rsidRPr="00C41A9C">
                              <w:t xml:space="preserve"> All submitted data that has been processed through the repository or catalog ends up on this site, after it has been validated and published. </w:t>
                            </w:r>
                          </w:p>
                          <w:p w:rsidR="00C41A9C" w:rsidRPr="004574A5" w:rsidRDefault="00C41A9C" w:rsidP="004574A5">
                            <w:pPr>
                              <w:spacing w:after="0" w:line="240" w:lineRule="auto"/>
                              <w:rPr>
                                <w:sz w:val="20"/>
                                <w:szCs w:val="20"/>
                              </w:rPr>
                            </w:pPr>
                          </w:p>
                        </w:txbxContent>
                      </wps:txbx>
                      <wps:bodyPr rot="0" vert="horz" wrap="square" lIns="182880" tIns="457200" rIns="182880" bIns="73152" anchor="t" anchorCtr="0" upright="1">
                        <a:noAutofit/>
                      </wps:bodyPr>
                    </wps:wsp>
                  </a:graphicData>
                </a:graphic>
                <wp14:sizeRelH relativeFrom="margin">
                  <wp14:pctWidth>0</wp14:pctWidth>
                </wp14:sizeRelH>
                <wp14:sizeRelV relativeFrom="margin">
                  <wp14:pctHeight>0</wp14:pctHeight>
                </wp14:sizeRelV>
              </wp:anchor>
            </w:drawing>
          </mc:Choice>
          <mc:Fallback>
            <w:pict>
              <v:rect id="AutoShape 14" o:spid="_x0000_s1034" style="position:absolute;left:0;text-align:left;margin-left:-66.75pt;margin-top:404.65pt;width:602.25pt;height:9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" fillcolor="window" strokecolor="#f79646" strokeweight="2pt">
                <v:textbox inset="14.4pt,36pt,14.4pt,5.76pt">
                  <w:txbxContent>
                    <w:p w:rsidR="004574A5" w:rsidRPr="00C41A9C" w:rsidRDefault="004574A5" w:rsidP="004574A5">
                      <w:pPr>
                        <w:spacing w:after="0" w:line="240" w:lineRule="auto"/>
                      </w:pPr>
                      <w:r w:rsidRPr="00C41A9C">
                        <w:t xml:space="preserve">A very useful Item on the home page is the Magnifying Glass </w:t>
                      </w:r>
                      <w:r w:rsidR="00C41A9C" w:rsidRPr="00C41A9C">
                        <w:t>Icon;</w:t>
                      </w:r>
                      <w:r w:rsidRPr="00C41A9C">
                        <w:t xml:space="preserve"> this Icon takes you to </w:t>
                      </w:r>
                      <w:r w:rsidR="00912C11">
                        <w:t xml:space="preserve">an </w:t>
                      </w:r>
                      <w:proofErr w:type="gramStart"/>
                      <w:r w:rsidR="00912C11">
                        <w:t xml:space="preserve">associated </w:t>
                      </w:r>
                      <w:r w:rsidRPr="00C41A9C">
                        <w:t xml:space="preserve"> search</w:t>
                      </w:r>
                      <w:proofErr w:type="gramEnd"/>
                      <w:r w:rsidRPr="00C41A9C">
                        <w:t xml:space="preserve"> site. </w:t>
                      </w:r>
                      <w:r w:rsidR="00C41A9C" w:rsidRPr="00C41A9C">
                        <w:t xml:space="preserve"> All submitted data that has been processed through the repository or catalog ends up on this site, after it has been validated and published. </w:t>
                      </w:r>
                    </w:p>
                    <w:p w:rsidR="00C41A9C" w:rsidRPr="004574A5" w:rsidRDefault="00C41A9C" w:rsidP="004574A5">
                      <w:pPr>
                        <w:spacing w:after="0" w:line="240" w:lineRule="auto"/>
                        <w:rPr>
                          <w:sz w:val="20"/>
                          <w:szCs w:val="20"/>
                        </w:rPr>
                      </w:pPr>
                    </w:p>
                  </w:txbxContent>
                </v:textbox>
              </v:rect>
            </w:pict>
          </mc:Fallback>
        </mc:AlternateContent>
      </w:r>
      <w:r w:rsidR="00333C84" w:rsidRPr="007E53AD">
        <w:rPr>
          <w:color w:val="365F91" w:themeColor="accent1" w:themeShade="BF"/>
          <w:sz w:val="44"/>
          <w:szCs w:val="44"/>
        </w:rPr>
        <w:t xml:space="preserve">Home </w:t>
      </w:r>
      <w:r w:rsidR="009F6628">
        <w:rPr>
          <w:noProof/>
        </w:rPr>
        <w:drawing>
          <wp:inline distT="0" distB="0" distL="0" distR="0" wp14:anchorId="6F3E4A3B" wp14:editId="43B29F56">
            <wp:extent cx="5201100" cy="47032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5214002" cy="4714884"/>
                    </a:xfrm>
                    <a:prstGeom prst="rect">
                      <a:avLst/>
                    </a:prstGeom>
                    <a:ln>
                      <a:noFill/>
                    </a:ln>
                    <a:effectLst>
                      <a:softEdge rad="112500"/>
                    </a:effectLst>
                  </pic:spPr>
                </pic:pic>
              </a:graphicData>
            </a:graphic>
          </wp:inline>
        </w:drawing>
      </w:r>
      <w:bookmarkEnd w:id="3"/>
    </w:p>
    <w:p w:rsidR="00333C84" w:rsidRPr="00333C84" w:rsidRDefault="00333C84" w:rsidP="00333C84"/>
    <w:p w:rsidR="006E7E5C" w:rsidRDefault="006E7E5C" w:rsidP="006E7E5C"/>
    <w:p w:rsidR="003B5F5C" w:rsidRDefault="003B5F5C" w:rsidP="006E7E5C"/>
    <w:p w:rsidR="003B5F5C" w:rsidRDefault="003B5F5C" w:rsidP="006E7E5C"/>
    <w:p w:rsidR="002030A3" w:rsidRDefault="002030A3" w:rsidP="002030A3">
      <w:pPr>
        <w:pStyle w:val="Heading2"/>
        <w:jc w:val="center"/>
        <w:rPr>
          <w:color w:val="365F91" w:themeColor="accent1" w:themeShade="BF"/>
          <w:sz w:val="44"/>
        </w:rPr>
      </w:pPr>
      <w:bookmarkStart w:id="4" w:name="_Toc356915854"/>
      <w:r>
        <w:rPr>
          <w:color w:val="365F91" w:themeColor="accent1" w:themeShade="BF"/>
          <w:sz w:val="44"/>
        </w:rPr>
        <w:t>Find Resources</w:t>
      </w:r>
      <w:bookmarkEnd w:id="4"/>
    </w:p>
    <w:p w:rsidR="002030A3" w:rsidRPr="002030A3" w:rsidRDefault="002030A3" w:rsidP="002030A3">
      <w:pPr>
        <w:pStyle w:val="Heading3"/>
        <w:jc w:val="center"/>
        <w:rPr>
          <w:color w:val="365F91" w:themeColor="accent1" w:themeShade="BF"/>
          <w:sz w:val="32"/>
        </w:rPr>
      </w:pPr>
      <w:bookmarkStart w:id="5" w:name="_Toc356915855"/>
      <w:r w:rsidRPr="002030A3">
        <w:rPr>
          <w:color w:val="365F91" w:themeColor="accent1" w:themeShade="BF"/>
          <w:sz w:val="32"/>
        </w:rPr>
        <w:t>Searching: The Data Repository</w:t>
      </w:r>
      <w:bookmarkEnd w:id="5"/>
    </w:p>
    <w:p w:rsidR="006E7E5C" w:rsidRPr="006E7E5C" w:rsidRDefault="000B1960" w:rsidP="008270BC">
      <w:r>
        <w:t>When searching for data</w:t>
      </w:r>
      <w:r w:rsidR="002030A3">
        <w:t>,</w:t>
      </w:r>
      <w:r w:rsidR="008270BC">
        <w:t xml:space="preserve"> the </w:t>
      </w:r>
      <w:ins w:id="6" w:author="Stephen Richard" w:date="2013-08-13T14:58:00Z">
        <w:r w:rsidR="00D96673">
          <w:t xml:space="preserve">search page for the </w:t>
        </w:r>
      </w:ins>
      <w:r w:rsidR="008270BC">
        <w:t>Repository</w:t>
      </w:r>
      <w:ins w:id="7" w:author="Stephen Richard" w:date="2013-08-13T14:58:00Z">
        <w:r w:rsidR="00D96673">
          <w:t xml:space="preserve"> application </w:t>
        </w:r>
      </w:ins>
      <w:r w:rsidR="008270BC">
        <w:t xml:space="preserve"> </w:t>
      </w:r>
      <w:ins w:id="8" w:author="Stephen Richard" w:date="2013-08-13T14:58:00Z">
        <w:r w:rsidR="00D96673">
          <w:t>(</w:t>
        </w:r>
      </w:ins>
      <w:r w:rsidR="008270BC">
        <w:t xml:space="preserve">at </w:t>
      </w:r>
      <w:r>
        <w:t xml:space="preserve"> </w:t>
      </w:r>
      <w:del w:id="9" w:author="Stephen Richard" w:date="2013-08-13T14:58:00Z">
        <w:r w:rsidR="009B3A81" w:rsidDel="00D96673">
          <w:fldChar w:fldCharType="begin"/>
        </w:r>
        <w:r w:rsidR="009B3A81" w:rsidDel="00D96673">
          <w:delInstrText xml:space="preserve"> HYPERLINK "https://urldefense.proofpoint.com/v1/url?u=http://repository.stategeothermaldata.org/repository/search&amp;k=WP1bMHVseboJL1xhlI0uEw%3D%3D%0A&amp;r=bOy6mGD%2FWILwYL88%2FEce%2Bw%3D%3D%0A&amp;m=PXC4Nuq86agillaqQbFBT3Eu%2FjO7ILse5bdE71UqYKQ%3D%0A&amp;s=c7886e4dc7423c576170472e39847fd270441c0d3ae608f359ff0dba8387d121" </w:delInstrText>
        </w:r>
        <w:r w:rsidR="009B3A81" w:rsidDel="00D96673">
          <w:fldChar w:fldCharType="separate"/>
        </w:r>
        <w:r w:rsidDel="00D96673">
          <w:rPr>
            <w:rStyle w:val="Hyperlink"/>
          </w:rPr>
          <w:delText>repository.stategeothermaldata.org/repository/search</w:delText>
        </w:r>
        <w:r w:rsidR="009B3A81" w:rsidDel="00D96673">
          <w:rPr>
            <w:rStyle w:val="Hyperlink"/>
          </w:rPr>
          <w:fldChar w:fldCharType="end"/>
        </w:r>
      </w:del>
      <w:ins w:id="10" w:author="Stephen Richard" w:date="2013-08-13T14:58:00Z">
        <w:r w:rsidR="00D96673">
          <w:fldChar w:fldCharType="begin"/>
        </w:r>
        <w:r w:rsidR="00D96673">
          <w:instrText>HYPERLINK "https://urldefense.proofpoint.com/v1/url?u=http://repository.stategeothermaldata.org/repository/search&amp;k=WP1bMHVseboJL1xhlI0uEw%3D%3D%0A&amp;r=bOy6mGD%2FWILwYL88%2FEce%2Bw%3D%3D%0A&amp;m=PXC4Nuq86agillaqQbFBT3Eu%2FjO7ILse5bdE71UqYKQ%3D%0A&amp;s=c7886e4dc7423c576170472e39847fd270441c0d3ae608f359ff0dba8387d121"</w:instrText>
        </w:r>
        <w:r w:rsidR="00D96673">
          <w:fldChar w:fldCharType="separate"/>
        </w:r>
        <w:r w:rsidR="00D96673">
          <w:rPr>
            <w:rStyle w:val="Hyperlink"/>
          </w:rPr>
          <w:t>%</w:t>
        </w:r>
        <w:proofErr w:type="spellStart"/>
        <w:r w:rsidR="00D96673">
          <w:rPr>
            <w:rStyle w:val="Hyperlink"/>
          </w:rPr>
          <w:t>repositoryHost</w:t>
        </w:r>
        <w:proofErr w:type="spellEnd"/>
        <w:r w:rsidR="00D96673">
          <w:rPr>
            <w:rStyle w:val="Hyperlink"/>
          </w:rPr>
          <w:t>%/- repository/search</w:t>
        </w:r>
        <w:r w:rsidR="00D96673">
          <w:rPr>
            <w:rStyle w:val="Hyperlink"/>
          </w:rPr>
          <w:fldChar w:fldCharType="end"/>
        </w:r>
        <w:r w:rsidR="00D96673">
          <w:rPr>
            <w:rStyle w:val="Hyperlink"/>
          </w:rPr>
          <w:t xml:space="preserve">) </w:t>
        </w:r>
      </w:ins>
      <w:r>
        <w:t xml:space="preserve"> is NOT</w:t>
      </w:r>
      <w:r w:rsidR="002030A3">
        <w:t xml:space="preserve"> the definitive</w:t>
      </w:r>
      <w:r w:rsidR="008270BC">
        <w:t xml:space="preserve"> resource to conduct your </w:t>
      </w:r>
      <w:del w:id="11" w:author="Stephen Richard" w:date="2013-08-13T14:59:00Z">
        <w:r w:rsidR="002030A3" w:rsidDel="00D96673">
          <w:delText>search.</w:delText>
        </w:r>
        <w:r w:rsidDel="00D96673">
          <w:delText xml:space="preserve"> If the record</w:delText>
        </w:r>
        <w:r w:rsidR="008270BC" w:rsidDel="00D96673">
          <w:delText xml:space="preserve"> of interest</w:delText>
        </w:r>
        <w:r w:rsidDel="00D96673">
          <w:delText xml:space="preserve"> show</w:delText>
        </w:r>
        <w:r w:rsidR="008270BC" w:rsidDel="00D96673">
          <w:delText>s</w:delText>
        </w:r>
        <w:r w:rsidDel="00D96673">
          <w:delText xml:space="preserve"> up </w:delText>
        </w:r>
        <w:r w:rsidR="008270BC" w:rsidDel="00D96673">
          <w:delText>i</w:delText>
        </w:r>
        <w:r w:rsidDel="00D96673">
          <w:delText>n</w:delText>
        </w:r>
        <w:r w:rsidR="008270BC" w:rsidDel="00D96673">
          <w:delText xml:space="preserve"> the National Geothermal Data System Catalog at</w:delText>
        </w:r>
        <w:r w:rsidDel="00D96673">
          <w:delText xml:space="preserve"> </w:delText>
        </w:r>
        <w:r w:rsidR="00D96673" w:rsidDel="00D96673">
          <w:fldChar w:fldCharType="begin"/>
        </w:r>
        <w:r w:rsidR="00D96673" w:rsidDel="00D96673">
          <w:delInstrText xml:space="preserve"> HYPERLINK "https://urldefense.proofpoint.com/v1/url?u=http://search.geothermaldata.org&amp;k=WP1bMHVseboJL1xhlI0uEw%3D%3D%0A&amp;r=bOy6mGD%2FWILwYL88%2FEce%2Bw</w:delInstrText>
        </w:r>
        <w:r w:rsidR="00D96673" w:rsidDel="00D96673">
          <w:delInstrText xml:space="preserve">%3D%3D%0A&amp;m=PXC4Nuq86agillaqQbFBT3Eu%2FjO7ILse5bdE71UqYKQ%3D%0A&amp;s=6f04a23fba6422a9d6e5177f71260bf5a7302ebe00c2de1c6eb99adb7ecbf274" </w:delInstrText>
        </w:r>
        <w:r w:rsidR="00D96673" w:rsidDel="00D96673">
          <w:fldChar w:fldCharType="separate"/>
        </w:r>
        <w:r w:rsidDel="00D96673">
          <w:rPr>
            <w:rStyle w:val="Hyperlink"/>
          </w:rPr>
          <w:delText>search.geothermaldata.org</w:delText>
        </w:r>
        <w:r w:rsidR="00D96673" w:rsidDel="00D96673">
          <w:rPr>
            <w:rStyle w:val="Hyperlink"/>
          </w:rPr>
          <w:fldChar w:fldCharType="end"/>
        </w:r>
      </w:del>
      <w:ins w:id="12" w:author="Esty Pape" w:date="2013-06-21T09:12:00Z">
        <w:del w:id="13" w:author="Stephen Richard" w:date="2013-08-13T14:59:00Z">
          <w:r w:rsidR="007F6B9C" w:rsidDel="00D96673">
            <w:rPr>
              <w:rStyle w:val="Hyperlink"/>
            </w:rPr>
            <w:delText>,</w:delText>
          </w:r>
        </w:del>
      </w:ins>
      <w:del w:id="14" w:author="Stephen Richard" w:date="2013-08-13T14:59:00Z">
        <w:r w:rsidDel="00D96673">
          <w:delText xml:space="preserve"> then they </w:delText>
        </w:r>
        <w:r w:rsidR="008270BC" w:rsidDel="00D96673">
          <w:delText>have been</w:delText>
        </w:r>
        <w:r w:rsidDel="00D96673">
          <w:delText xml:space="preserve"> being included</w:delText>
        </w:r>
        <w:r w:rsidR="008270BC" w:rsidDel="00D96673">
          <w:delText xml:space="preserve"> in the repository and cataloged</w:delText>
        </w:r>
        <w:r w:rsidDel="00D96673">
          <w:delText>. However</w:delText>
        </w:r>
      </w:del>
      <w:ins w:id="15" w:author="Esty Pape" w:date="2013-06-21T09:11:00Z">
        <w:del w:id="16" w:author="Stephen Richard" w:date="2013-08-13T14:59:00Z">
          <w:r w:rsidR="007F6B9C" w:rsidDel="00D96673">
            <w:delText>,</w:delText>
          </w:r>
        </w:del>
      </w:ins>
      <w:del w:id="17" w:author="Stephen Richard" w:date="2013-08-13T14:59:00Z">
        <w:r w:rsidDel="00D96673">
          <w:delText xml:space="preserve"> the</w:delText>
        </w:r>
      </w:del>
      <w:ins w:id="18" w:author="Stephen Richard" w:date="2013-08-13T14:59:00Z">
        <w:r w:rsidR="00D96673">
          <w:t>search. The</w:t>
        </w:r>
      </w:ins>
      <w:bookmarkStart w:id="19" w:name="_GoBack"/>
      <w:bookmarkEnd w:id="19"/>
      <w:r>
        <w:t xml:space="preserve"> </w:t>
      </w:r>
      <w:r w:rsidR="00DF3CFB">
        <w:t>R</w:t>
      </w:r>
      <w:r>
        <w:t xml:space="preserve">epository is </w:t>
      </w:r>
      <w:r w:rsidR="008270BC">
        <w:t>the</w:t>
      </w:r>
      <w:r>
        <w:t xml:space="preserve"> place to edit, adjust and add new metadata records to the </w:t>
      </w:r>
      <w:r w:rsidR="00137446">
        <w:t xml:space="preserve">data </w:t>
      </w:r>
      <w:r>
        <w:t xml:space="preserve">system. </w:t>
      </w:r>
      <w:r w:rsidR="00137446">
        <w:t>Datasets submitted</w:t>
      </w:r>
      <w:r>
        <w:t xml:space="preserve"> can be in </w:t>
      </w:r>
      <w:r w:rsidR="00137446">
        <w:t xml:space="preserve">process in </w:t>
      </w:r>
      <w:r>
        <w:t>the system, but not yet editable on the repository page.</w:t>
      </w:r>
    </w:p>
    <w:p w:rsidR="006E7E5C" w:rsidRDefault="00875985" w:rsidP="00875985">
      <w:pPr>
        <w:pStyle w:val="Heading2"/>
        <w:jc w:val="center"/>
        <w:rPr>
          <w:color w:val="365F91" w:themeColor="accent1" w:themeShade="BF"/>
          <w:sz w:val="44"/>
          <w:szCs w:val="44"/>
        </w:rPr>
      </w:pPr>
      <w:bookmarkStart w:id="20" w:name="_Toc356915856"/>
      <w:r w:rsidRPr="00875985">
        <w:rPr>
          <w:color w:val="365F91" w:themeColor="accent1" w:themeShade="BF"/>
          <w:sz w:val="44"/>
          <w:szCs w:val="44"/>
        </w:rPr>
        <w:lastRenderedPageBreak/>
        <w:t xml:space="preserve">Browse </w:t>
      </w:r>
      <w:r>
        <w:rPr>
          <w:color w:val="365F91" w:themeColor="accent1" w:themeShade="BF"/>
          <w:sz w:val="44"/>
          <w:szCs w:val="44"/>
        </w:rPr>
        <w:t>Collections</w:t>
      </w:r>
      <w:bookmarkEnd w:id="20"/>
    </w:p>
    <w:p w:rsidR="00875985" w:rsidRDefault="00875985" w:rsidP="00875985"/>
    <w:p w:rsidR="00875985" w:rsidRDefault="0097078A" w:rsidP="00875985">
      <w:r>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36978148" wp14:editId="6D47753B">
                <wp:simplePos x="0" y="0"/>
                <wp:positionH relativeFrom="page">
                  <wp:posOffset>6257925</wp:posOffset>
                </wp:positionH>
                <wp:positionV relativeFrom="page">
                  <wp:posOffset>1704975</wp:posOffset>
                </wp:positionV>
                <wp:extent cx="1438275" cy="6648450"/>
                <wp:effectExtent l="38100" t="0" r="66675" b="19050"/>
                <wp:wrapNone/>
                <wp:docPr id="675" name="Group 675"/>
                <wp:cNvGraphicFramePr/>
                <a:graphic xmlns:a="http://schemas.openxmlformats.org/drawingml/2006/main">
                  <a:graphicData uri="http://schemas.microsoft.com/office/word/2010/wordprocessingGroup">
                    <wpg:wgp>
                      <wpg:cNvGrpSpPr/>
                      <wpg:grpSpPr>
                        <a:xfrm>
                          <a:off x="0" y="0"/>
                          <a:ext cx="1438275" cy="6648450"/>
                          <a:chOff x="-84790" y="-13690"/>
                          <a:chExt cx="2560655" cy="9555480"/>
                        </a:xfrm>
                      </wpg:grpSpPr>
                      <wps:wsp>
                        <wps:cNvPr id="48" name="AutoShape 14"/>
                        <wps:cNvSpPr>
                          <a:spLocks noChangeArrowheads="1"/>
                        </wps:cNvSpPr>
                        <wps:spPr bwMode="auto">
                          <a:xfrm>
                            <a:off x="-84790" y="-13690"/>
                            <a:ext cx="2560655" cy="9555480"/>
                          </a:xfrm>
                          <a:prstGeom prst="rect">
                            <a:avLst/>
                          </a:prstGeom>
                          <a:solidFill>
                            <a:sysClr val="window" lastClr="FFFFFF"/>
                          </a:solidFill>
                          <a:ln w="25400" cap="flat" cmpd="sng" algn="ctr">
                            <a:solidFill>
                              <a:srgbClr val="F79646"/>
                            </a:solidFill>
                            <a:prstDash val="solid"/>
                          </a:ln>
                          <a:effectLst/>
                          <a:extLst/>
                        </wps:spPr>
                        <wps:txbx>
                          <w:txbxContent>
                            <w:p w:rsidR="0097078A" w:rsidRDefault="0097078A" w:rsidP="0097078A">
                              <w:pPr>
                                <w:spacing w:after="0" w:line="240" w:lineRule="auto"/>
                                <w:rPr>
                                  <w:color w:val="1F497D" w:themeColor="text2"/>
                                </w:rPr>
                              </w:pPr>
                              <w:r w:rsidRPr="00B601D6">
                                <w:rPr>
                                  <w:b/>
                                  <w:color w:val="1F497D" w:themeColor="text2"/>
                                </w:rPr>
                                <w:t>Data Providers</w:t>
                              </w:r>
                              <w:r>
                                <w:rPr>
                                  <w:color w:val="1F497D" w:themeColor="text2"/>
                                </w:rPr>
                                <w:t xml:space="preserve"> will deal </w:t>
                              </w:r>
                              <w:r w:rsidR="003A5CFA">
                                <w:rPr>
                                  <w:color w:val="1F497D" w:themeColor="text2"/>
                                </w:rPr>
                                <w:t xml:space="preserve">primarily </w:t>
                              </w:r>
                              <w:r>
                                <w:rPr>
                                  <w:color w:val="1F497D" w:themeColor="text2"/>
                                </w:rPr>
                                <w:t>within their own Source Organization collection.</w:t>
                              </w:r>
                            </w:p>
                            <w:p w:rsidR="0097078A" w:rsidRDefault="0097078A" w:rsidP="0097078A">
                              <w:pPr>
                                <w:spacing w:after="0" w:line="240" w:lineRule="auto"/>
                                <w:rPr>
                                  <w:color w:val="1F497D" w:themeColor="text2"/>
                                </w:rPr>
                              </w:pPr>
                            </w:p>
                            <w:p w:rsidR="0097078A" w:rsidRDefault="0097078A" w:rsidP="0097078A">
                              <w:pPr>
                                <w:pBdr>
                                  <w:bottom w:val="single" w:sz="6" w:space="1" w:color="auto"/>
                                </w:pBdr>
                                <w:spacing w:after="0" w:line="240" w:lineRule="auto"/>
                                <w:rPr>
                                  <w:color w:val="1F497D" w:themeColor="text2"/>
                                </w:rPr>
                              </w:pPr>
                              <w:r>
                                <w:rPr>
                                  <w:color w:val="1F497D" w:themeColor="text2"/>
                                </w:rPr>
                                <w:t>There the Data Provider can make new sub collections and add resources.</w:t>
                              </w:r>
                            </w:p>
                            <w:p w:rsidR="0097078A" w:rsidRDefault="0097078A"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r w:rsidRPr="00B601D6">
                                <w:rPr>
                                  <w:b/>
                                  <w:color w:val="1F497D" w:themeColor="text2"/>
                                </w:rPr>
                                <w:t>Metadata Admins</w:t>
                              </w:r>
                              <w:r>
                                <w:rPr>
                                  <w:color w:val="1F497D" w:themeColor="text2"/>
                                </w:rPr>
                                <w:t xml:space="preserve"> will have access to all collections for purposes of adding and editing resources.</w:t>
                              </w:r>
                            </w:p>
                            <w:p w:rsidR="00B601D6" w:rsidRDefault="00B601D6"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r w:rsidRPr="00B601D6">
                                <w:rPr>
                                  <w:b/>
                                  <w:color w:val="1F497D" w:themeColor="text2"/>
                                  <w:u w:val="single"/>
                                </w:rPr>
                                <w:t>The most used collections</w:t>
                              </w:r>
                              <w:r>
                                <w:rPr>
                                  <w:color w:val="1F497D" w:themeColor="text2"/>
                                </w:rPr>
                                <w:t xml:space="preserve"> for both Data Provider and Metadata Admin will be: Data Type; State; Source Organization; &amp; Downloadable Files.</w:t>
                              </w:r>
                            </w:p>
                          </w:txbxContent>
                        </wps:txbx>
                        <wps:bodyPr rot="0" vert="horz" wrap="square" lIns="182880" tIns="457200" rIns="182880" bIns="73152" anchor="t" anchorCtr="0" upright="1">
                          <a:noAutofit/>
                        </wps:bodyPr>
                      </wps:wsp>
                      <wps:wsp>
                        <wps:cNvPr id="49" name="Rectangle 49"/>
                        <wps:cNvSpPr/>
                        <wps:spPr>
                          <a:xfrm>
                            <a:off x="-84790" y="0"/>
                            <a:ext cx="2560655" cy="564839"/>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txbx>
                          <w:txbxContent>
                            <w:p w:rsidR="0097078A" w:rsidRDefault="0097078A" w:rsidP="0097078A">
                              <w:pPr>
                                <w:spacing w:before="240"/>
                                <w:rPr>
                                  <w:color w:val="FFFFFF" w:themeColor="background1"/>
                                  <w:lang w:bidi="hi-IN"/>
                                </w:rPr>
                              </w:pPr>
                            </w:p>
                          </w:txbxContent>
                        </wps:txbx>
                        <wps:bodyPr rot="0" spcFirstLastPara="0"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75" o:spid="_x0000_s1035" style="position:absolute;margin-left:492.75pt;margin-top:134.25pt;width:113.25pt;height:523.5pt;z-index:251681792;mso-position-horizontal-relative:page;mso-position-vertical-relative:page" coordorigin="-847,-136" coordsize="25606,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">
                <v:rect id="_x0000_s1036" style="position:absolute;left:-847;top:-136;width:25605;height:9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9MMA&#10;AADbAAAADwAAAGRycy9kb3ducmV2LnhtbERPy2rCQBTdF/oPwy10VycNpUp0lFIt1caFL9DlJXNN&#10;QjN3wsxUY7/eWQguD+c9mnSmESdyvras4LWXgCAurK65VLDbfr0MQPiArLGxTAou5GEyfnwYYabt&#10;mdd02oRSxBD2GSqoQmgzKX1RkUHfsy1x5I7WGQwRulJqh+cYbhqZJsm7NFhzbKiwpc+Kit/Nn1HQ&#10;TPP+f7tK3SKf/eyX3/V8kKcHpZ6fuo8hiEBduItv7rlW8BbHxi/xB8jx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U9MMAAADbAAAADwAAAAAAAAAAAAAAAACYAgAAZHJzL2Rv&#10;d25yZXYueG1sUEsFBgAAAAAEAAQA9QAAAIgDAAAAAA==&#10;" fillcolor="window" strokecolor="#f79646" strokeweight="2pt">
                  <v:textbox inset="14.4pt,36pt,14.4pt,5.76pt">
                    <w:txbxContent>
                      <w:p w:rsidR="0097078A" w:rsidRDefault="0097078A" w:rsidP="0097078A">
                        <w:pPr>
                          <w:spacing w:after="0" w:line="240" w:lineRule="auto"/>
                          <w:rPr>
                            <w:color w:val="1F497D" w:themeColor="text2"/>
                          </w:rPr>
                        </w:pPr>
                        <w:r w:rsidRPr="00B601D6">
                          <w:rPr>
                            <w:b/>
                            <w:color w:val="1F497D" w:themeColor="text2"/>
                          </w:rPr>
                          <w:t>Data Providers</w:t>
                        </w:r>
                        <w:r>
                          <w:rPr>
                            <w:color w:val="1F497D" w:themeColor="text2"/>
                          </w:rPr>
                          <w:t xml:space="preserve"> will deal </w:t>
                        </w:r>
                        <w:r w:rsidR="003A5CFA">
                          <w:rPr>
                            <w:color w:val="1F497D" w:themeColor="text2"/>
                          </w:rPr>
                          <w:t xml:space="preserve">primarily </w:t>
                        </w:r>
                        <w:r>
                          <w:rPr>
                            <w:color w:val="1F497D" w:themeColor="text2"/>
                          </w:rPr>
                          <w:t>within their own Source Organization collection.</w:t>
                        </w:r>
                      </w:p>
                      <w:p w:rsidR="0097078A" w:rsidRDefault="0097078A" w:rsidP="0097078A">
                        <w:pPr>
                          <w:spacing w:after="0" w:line="240" w:lineRule="auto"/>
                          <w:rPr>
                            <w:color w:val="1F497D" w:themeColor="text2"/>
                          </w:rPr>
                        </w:pPr>
                      </w:p>
                      <w:p w:rsidR="0097078A" w:rsidRDefault="0097078A" w:rsidP="0097078A">
                        <w:pPr>
                          <w:pBdr>
                            <w:bottom w:val="single" w:sz="6" w:space="1" w:color="auto"/>
                          </w:pBdr>
                          <w:spacing w:after="0" w:line="240" w:lineRule="auto"/>
                          <w:rPr>
                            <w:color w:val="1F497D" w:themeColor="text2"/>
                          </w:rPr>
                        </w:pPr>
                        <w:r>
                          <w:rPr>
                            <w:color w:val="1F497D" w:themeColor="text2"/>
                          </w:rPr>
                          <w:t>There the Data Provider can make new sub collections and add resources.</w:t>
                        </w:r>
                      </w:p>
                      <w:p w:rsidR="0097078A" w:rsidRDefault="0097078A"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r w:rsidRPr="00B601D6">
                          <w:rPr>
                            <w:b/>
                            <w:color w:val="1F497D" w:themeColor="text2"/>
                          </w:rPr>
                          <w:t>Metadata Admins</w:t>
                        </w:r>
                        <w:r>
                          <w:rPr>
                            <w:color w:val="1F497D" w:themeColor="text2"/>
                          </w:rPr>
                          <w:t xml:space="preserve"> will have access to all collections for purposes of adding and editing resources.</w:t>
                        </w:r>
                      </w:p>
                      <w:p w:rsidR="00B601D6" w:rsidRDefault="00B601D6"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p>
                      <w:p w:rsidR="00B601D6" w:rsidRDefault="00B601D6" w:rsidP="0097078A">
                        <w:pPr>
                          <w:pBdr>
                            <w:bottom w:val="single" w:sz="6" w:space="1" w:color="auto"/>
                          </w:pBdr>
                          <w:spacing w:after="0" w:line="240" w:lineRule="auto"/>
                          <w:rPr>
                            <w:color w:val="1F497D" w:themeColor="text2"/>
                          </w:rPr>
                        </w:pPr>
                        <w:r w:rsidRPr="00B601D6">
                          <w:rPr>
                            <w:b/>
                            <w:color w:val="1F497D" w:themeColor="text2"/>
                            <w:u w:val="single"/>
                          </w:rPr>
                          <w:t>The most used collections</w:t>
                        </w:r>
                        <w:r>
                          <w:rPr>
                            <w:color w:val="1F497D" w:themeColor="text2"/>
                          </w:rPr>
                          <w:t xml:space="preserve"> for both Data Provider and Metadata Admin will be: Data Type; State; Source Organization; &amp; Downloadable Files.</w:t>
                        </w:r>
                      </w:p>
                    </w:txbxContent>
                  </v:textbox>
                </v:rect>
                <v:rect id="Rectangle 49" o:spid="_x0000_s1037" style="position:absolute;left:-847;width:25605;height:564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a48YA&#10;AADbAAAADwAAAGRycy9kb3ducmV2LnhtbESPT2vCQBTE70K/w/IK3nTTosVGV2lLBUWQ1uTi7TX7&#10;8odm34bsaqKf3hUKPQ4z8xtmsepNLc7UusqygqdxBII4s7riQkGarEczEM4ja6wtk4ILOVgtHwYL&#10;jLXt+JvOB1+IAGEXo4LS+yaW0mUlGXRj2xAHL7etQR9kW0jdYhfgppbPUfQiDVYcFkps6KOk7Pdw&#10;MgpmVTLdpfut/1xf30+60/nx6ydXavjYv81BeOr9f/ivvdEKJq9w/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ta48YAAADbAAAADwAAAAAAAAAAAAAAAACYAgAAZHJz&#10;L2Rvd25yZXYueG1sUEsFBgAAAAAEAAQA9QAAAIsDAAAAAA==&#10;" fillcolor="#cb6c1d" strokecolor="#f69240">
                  <v:fill color2="#ff8f26" rotate="t" angle="180" colors="0 #cb6c1d;52429f #ff8f2a;1 #ff8f26" focus="100%" type="gradient">
                    <o:fill v:ext="view" type="gradientUnscaled"/>
                  </v:fill>
                  <v:shadow on="t" color="black" opacity="22937f" origin=",.5" offset="0,.63889mm"/>
                  <v:textbox inset="14.4pt,14.4pt,14.4pt,28.8pt">
                    <w:txbxContent>
                      <w:p w:rsidR="0097078A" w:rsidRDefault="0097078A" w:rsidP="0097078A">
                        <w:pPr>
                          <w:spacing w:before="240"/>
                          <w:rPr>
                            <w:color w:val="FFFFFF" w:themeColor="background1"/>
                            <w:lang w:bidi="hi-IN"/>
                          </w:rPr>
                        </w:pPr>
                      </w:p>
                    </w:txbxContent>
                  </v:textbox>
                </v:rect>
                <w10:wrap anchorx="page" anchory="page"/>
              </v:group>
            </w:pict>
          </mc:Fallback>
        </mc:AlternateContent>
      </w:r>
      <w:r w:rsidRPr="00A46589">
        <w:rPr>
          <w:noProof/>
          <w:color w:val="365F91" w:themeColor="accent1" w:themeShade="BF"/>
          <w:sz w:val="44"/>
          <w:szCs w:val="44"/>
        </w:rPr>
        <mc:AlternateContent>
          <mc:Choice Requires="wpg">
            <w:drawing>
              <wp:anchor distT="0" distB="0" distL="114300" distR="114300" simplePos="0" relativeHeight="251679744" behindDoc="0" locked="0" layoutInCell="1" allowOverlap="1" wp14:anchorId="69693C9C" wp14:editId="05472755">
                <wp:simplePos x="0" y="0"/>
                <wp:positionH relativeFrom="page">
                  <wp:posOffset>28575</wp:posOffset>
                </wp:positionH>
                <wp:positionV relativeFrom="page">
                  <wp:posOffset>1714500</wp:posOffset>
                </wp:positionV>
                <wp:extent cx="1457325" cy="6600825"/>
                <wp:effectExtent l="57150" t="19050" r="85725" b="28575"/>
                <wp:wrapNone/>
                <wp:docPr id="672" name="Group 672"/>
                <wp:cNvGraphicFramePr/>
                <a:graphic xmlns:a="http://schemas.openxmlformats.org/drawingml/2006/main">
                  <a:graphicData uri="http://schemas.microsoft.com/office/word/2010/wordprocessingGroup">
                    <wpg:wgp>
                      <wpg:cNvGrpSpPr/>
                      <wpg:grpSpPr>
                        <a:xfrm>
                          <a:off x="0" y="0"/>
                          <a:ext cx="1457325" cy="6600825"/>
                          <a:chOff x="-2" y="0"/>
                          <a:chExt cx="2594571" cy="9726878"/>
                        </a:xfrm>
                      </wpg:grpSpPr>
                      <wps:wsp>
                        <wps:cNvPr id="673" name="AutoShape 14"/>
                        <wps:cNvSpPr>
                          <a:spLocks noChangeArrowheads="1"/>
                        </wps:cNvSpPr>
                        <wps:spPr bwMode="auto">
                          <a:xfrm>
                            <a:off x="-2" y="0"/>
                            <a:ext cx="2594571" cy="9726878"/>
                          </a:xfrm>
                          <a:prstGeom prst="rect">
                            <a:avLst/>
                          </a:prstGeom>
                          <a:solidFill>
                            <a:sysClr val="window" lastClr="FFFFFF"/>
                          </a:solidFill>
                          <a:ln w="25400" cap="flat" cmpd="sng" algn="ctr">
                            <a:solidFill>
                              <a:srgbClr val="F79646"/>
                            </a:solidFill>
                            <a:prstDash val="solid"/>
                          </a:ln>
                          <a:effectLst/>
                          <a:extLst/>
                        </wps:spPr>
                        <wps:txbx>
                          <w:txbxContent>
                            <w:p w:rsidR="00BF50CB" w:rsidRDefault="00A46589" w:rsidP="00A46589">
                              <w:pPr>
                                <w:spacing w:after="0" w:line="240" w:lineRule="auto"/>
                                <w:rPr>
                                  <w:rFonts w:ascii="Arial" w:hAnsi="Arial" w:cs="Arial"/>
                                  <w:color w:val="365F91" w:themeColor="accent1" w:themeShade="BF"/>
                                  <w:sz w:val="18"/>
                                  <w:szCs w:val="18"/>
                                  <w:shd w:val="clear" w:color="auto" w:fill="FFFFFF"/>
                                </w:rPr>
                              </w:pPr>
                              <w:r w:rsidRPr="00C34695">
                                <w:rPr>
                                  <w:rFonts w:ascii="Arial" w:hAnsi="Arial" w:cs="Arial"/>
                                  <w:color w:val="365F91" w:themeColor="accent1" w:themeShade="BF"/>
                                  <w:sz w:val="18"/>
                                  <w:szCs w:val="18"/>
                                  <w:u w:val="single"/>
                                  <w:shd w:val="clear" w:color="auto" w:fill="FFFFFF"/>
                                </w:rPr>
                                <w:t xml:space="preserve">The Browse </w:t>
                              </w:r>
                              <w:r w:rsidR="00C34695" w:rsidRPr="00C34695">
                                <w:rPr>
                                  <w:rFonts w:ascii="Arial" w:hAnsi="Arial" w:cs="Arial"/>
                                  <w:color w:val="365F91" w:themeColor="accent1" w:themeShade="BF"/>
                                  <w:sz w:val="18"/>
                                  <w:szCs w:val="18"/>
                                  <w:u w:val="single"/>
                                  <w:shd w:val="clear" w:color="auto" w:fill="FFFFFF"/>
                                </w:rPr>
                                <w:t xml:space="preserve">Collections Page </w:t>
                              </w:r>
                              <w:r w:rsidR="00C34695">
                                <w:rPr>
                                  <w:rFonts w:ascii="Arial" w:hAnsi="Arial" w:cs="Arial"/>
                                  <w:color w:val="365F91" w:themeColor="accent1" w:themeShade="BF"/>
                                  <w:sz w:val="18"/>
                                  <w:szCs w:val="18"/>
                                  <w:shd w:val="clear" w:color="auto" w:fill="FFFFFF"/>
                                </w:rPr>
                                <w:t xml:space="preserve">offers a </w:t>
                              </w:r>
                              <w:r w:rsidR="00D05BFB" w:rsidRPr="00D05BFB">
                                <w:rPr>
                                  <w:rFonts w:ascii="Arial" w:hAnsi="Arial" w:cs="Arial"/>
                                  <w:color w:val="365F91" w:themeColor="accent1" w:themeShade="BF"/>
                                  <w:sz w:val="18"/>
                                  <w:szCs w:val="18"/>
                                  <w:shd w:val="clear" w:color="auto" w:fill="FFFFFF"/>
                                </w:rPr>
                                <w:t>hierarchical</w:t>
                              </w:r>
                              <w:r w:rsidR="00D05BFB">
                                <w:rPr>
                                  <w:rFonts w:ascii="Arial" w:hAnsi="Arial" w:cs="Arial"/>
                                  <w:color w:val="365F91" w:themeColor="accent1" w:themeShade="BF"/>
                                  <w:sz w:val="18"/>
                                  <w:szCs w:val="18"/>
                                  <w:shd w:val="clear" w:color="auto" w:fill="FFFFFF"/>
                                </w:rPr>
                                <w:t xml:space="preserve"> </w:t>
                              </w:r>
                              <w:r w:rsidR="00C34695">
                                <w:rPr>
                                  <w:rFonts w:ascii="Arial" w:hAnsi="Arial" w:cs="Arial"/>
                                  <w:color w:val="365F91" w:themeColor="accent1" w:themeShade="BF"/>
                                  <w:sz w:val="18"/>
                                  <w:szCs w:val="18"/>
                                  <w:shd w:val="clear" w:color="auto" w:fill="FFFFFF"/>
                                </w:rPr>
                                <w:t xml:space="preserve">form of collections. </w:t>
                              </w:r>
                            </w:p>
                            <w:p w:rsidR="00BF50CB" w:rsidRDefault="00BF50CB"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sidRPr="00BF50CB">
                                <w:rPr>
                                  <w:rFonts w:ascii="Arial" w:hAnsi="Arial" w:cs="Arial"/>
                                  <w:i/>
                                  <w:color w:val="365F91" w:themeColor="accent1" w:themeShade="BF"/>
                                  <w:sz w:val="18"/>
                                  <w:szCs w:val="18"/>
                                  <w:shd w:val="clear" w:color="auto" w:fill="FFFFFF"/>
                                </w:rPr>
                                <w:t xml:space="preserve">Collections are a way to keep data organized and relevant. This </w:t>
                              </w:r>
                              <w:r w:rsidR="007B7B67">
                                <w:rPr>
                                  <w:rFonts w:ascii="Arial" w:hAnsi="Arial" w:cs="Arial"/>
                                  <w:i/>
                                  <w:color w:val="365F91" w:themeColor="accent1" w:themeShade="BF"/>
                                  <w:sz w:val="18"/>
                                  <w:szCs w:val="18"/>
                                  <w:shd w:val="clear" w:color="auto" w:fill="FFFFFF"/>
                                </w:rPr>
                                <w:t xml:space="preserve">facilitates the search for </w:t>
                              </w:r>
                              <w:r w:rsidRPr="00BF50CB">
                                <w:rPr>
                                  <w:rFonts w:ascii="Arial" w:hAnsi="Arial" w:cs="Arial"/>
                                  <w:i/>
                                  <w:color w:val="365F91" w:themeColor="accent1" w:themeShade="BF"/>
                                  <w:sz w:val="18"/>
                                  <w:szCs w:val="18"/>
                                  <w:shd w:val="clear" w:color="auto" w:fill="FFFFFF"/>
                                </w:rPr>
                                <w:t>data.</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One resource may belong to many collections, as long as it is relevant </w:t>
                              </w:r>
                              <w:proofErr w:type="gramStart"/>
                              <w:r>
                                <w:rPr>
                                  <w:rFonts w:ascii="Arial" w:hAnsi="Arial" w:cs="Arial"/>
                                  <w:color w:val="365F91" w:themeColor="accent1" w:themeShade="BF"/>
                                  <w:sz w:val="18"/>
                                  <w:szCs w:val="18"/>
                                  <w:shd w:val="clear" w:color="auto" w:fill="FFFFFF"/>
                                </w:rPr>
                                <w:t xml:space="preserve">to </w:t>
                              </w:r>
                              <w:r w:rsidR="002A45CA">
                                <w:rPr>
                                  <w:rFonts w:ascii="Arial" w:hAnsi="Arial" w:cs="Arial"/>
                                  <w:color w:val="365F91" w:themeColor="accent1" w:themeShade="BF"/>
                                  <w:sz w:val="18"/>
                                  <w:szCs w:val="18"/>
                                  <w:shd w:val="clear" w:color="auto" w:fill="FFFFFF"/>
                                </w:rPr>
                                <w:t xml:space="preserve"> the</w:t>
                              </w:r>
                              <w:proofErr w:type="gramEnd"/>
                              <w:r w:rsidR="002A45CA">
                                <w:rPr>
                                  <w:rFonts w:ascii="Arial" w:hAnsi="Arial" w:cs="Arial"/>
                                  <w:color w:val="365F91" w:themeColor="accent1" w:themeShade="BF"/>
                                  <w:sz w:val="18"/>
                                  <w:szCs w:val="18"/>
                                  <w:shd w:val="clear" w:color="auto" w:fill="FFFFFF"/>
                                </w:rPr>
                                <w:t xml:space="preserve"> specified </w:t>
                              </w:r>
                              <w:r>
                                <w:rPr>
                                  <w:rFonts w:ascii="Arial" w:hAnsi="Arial" w:cs="Arial"/>
                                  <w:color w:val="365F91" w:themeColor="accent1" w:themeShade="BF"/>
                                  <w:sz w:val="18"/>
                                  <w:szCs w:val="18"/>
                                  <w:shd w:val="clear" w:color="auto" w:fill="FFFFFF"/>
                                </w:rPr>
                                <w:t xml:space="preserve">collection. </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sidRPr="00C34695">
                                <w:rPr>
                                  <w:rFonts w:ascii="Arial" w:hAnsi="Arial" w:cs="Arial"/>
                                  <w:color w:val="365F91" w:themeColor="accent1" w:themeShade="BF"/>
                                  <w:sz w:val="18"/>
                                  <w:szCs w:val="18"/>
                                  <w:shd w:val="clear" w:color="auto" w:fill="FFFFFF"/>
                                </w:rPr>
                                <w:t>There are three master collection</w:t>
                              </w:r>
                              <w:r>
                                <w:rPr>
                                  <w:rFonts w:ascii="Arial" w:hAnsi="Arial" w:cs="Arial"/>
                                  <w:color w:val="365F91" w:themeColor="accent1" w:themeShade="BF"/>
                                  <w:sz w:val="18"/>
                                  <w:szCs w:val="18"/>
                                  <w:shd w:val="clear" w:color="auto" w:fill="FFFFFF"/>
                                </w:rPr>
                                <w:t xml:space="preserve">s in the </w:t>
                              </w:r>
                              <w:r w:rsidR="00637721">
                                <w:rPr>
                                  <w:rFonts w:ascii="Arial" w:hAnsi="Arial" w:cs="Arial"/>
                                  <w:color w:val="365F91" w:themeColor="accent1" w:themeShade="BF"/>
                                  <w:sz w:val="18"/>
                                  <w:szCs w:val="18"/>
                                  <w:shd w:val="clear" w:color="auto" w:fill="FFFFFF"/>
                                </w:rPr>
                                <w:t>B</w:t>
                              </w:r>
                              <w:r>
                                <w:rPr>
                                  <w:rFonts w:ascii="Arial" w:hAnsi="Arial" w:cs="Arial"/>
                                  <w:color w:val="365F91" w:themeColor="accent1" w:themeShade="BF"/>
                                  <w:sz w:val="18"/>
                                  <w:szCs w:val="18"/>
                                  <w:shd w:val="clear" w:color="auto" w:fill="FFFFFF"/>
                                </w:rPr>
                                <w:t xml:space="preserve">rowse </w:t>
                              </w:r>
                              <w:r w:rsidR="00637721">
                                <w:rPr>
                                  <w:rFonts w:ascii="Arial" w:hAnsi="Arial" w:cs="Arial"/>
                                  <w:color w:val="365F91" w:themeColor="accent1" w:themeShade="BF"/>
                                  <w:sz w:val="18"/>
                                  <w:szCs w:val="18"/>
                                  <w:shd w:val="clear" w:color="auto" w:fill="FFFFFF"/>
                                </w:rPr>
                                <w:t>C</w:t>
                              </w:r>
                              <w:r>
                                <w:rPr>
                                  <w:rFonts w:ascii="Arial" w:hAnsi="Arial" w:cs="Arial"/>
                                  <w:color w:val="365F91" w:themeColor="accent1" w:themeShade="BF"/>
                                  <w:sz w:val="18"/>
                                  <w:szCs w:val="18"/>
                                  <w:shd w:val="clear" w:color="auto" w:fill="FFFFFF"/>
                                </w:rPr>
                                <w:t>ollection tree:</w:t>
                              </w:r>
                            </w:p>
                            <w:p w:rsidR="00C34695"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 </w:t>
                              </w:r>
                            </w:p>
                            <w:p w:rsidR="00C34695" w:rsidRPr="00C34695" w:rsidRDefault="00C34695" w:rsidP="00C34695">
                              <w:pPr>
                                <w:spacing w:after="0" w:line="240" w:lineRule="auto"/>
                                <w:rPr>
                                  <w:rFonts w:ascii="Arial" w:hAnsi="Arial" w:cs="Arial"/>
                                  <w:b/>
                                  <w:color w:val="365F91" w:themeColor="accent1" w:themeShade="BF"/>
                                  <w:sz w:val="18"/>
                                  <w:szCs w:val="18"/>
                                  <w:shd w:val="clear" w:color="auto" w:fill="FFFFFF"/>
                                </w:rPr>
                              </w:pPr>
                              <w:r w:rsidRPr="00C34695">
                                <w:rPr>
                                  <w:rFonts w:ascii="Arial" w:hAnsi="Arial" w:cs="Arial"/>
                                  <w:b/>
                                  <w:color w:val="365F91" w:themeColor="accent1" w:themeShade="BF"/>
                                  <w:sz w:val="18"/>
                                  <w:szCs w:val="18"/>
                                  <w:shd w:val="clear" w:color="auto" w:fill="FFFFFF"/>
                                </w:rPr>
                                <w:t>Master Collections</w:t>
                              </w:r>
                              <w:r w:rsidR="00637721">
                                <w:rPr>
                                  <w:rFonts w:ascii="Arial" w:hAnsi="Arial" w:cs="Arial"/>
                                  <w:b/>
                                  <w:color w:val="365F91" w:themeColor="accent1" w:themeShade="BF"/>
                                  <w:sz w:val="18"/>
                                  <w:szCs w:val="18"/>
                                  <w:shd w:val="clear" w:color="auto" w:fill="FFFFFF"/>
                                </w:rPr>
                                <w:t>:</w:t>
                              </w:r>
                            </w:p>
                            <w:p w:rsidR="00C34695" w:rsidRPr="00C34695" w:rsidRDefault="00C34695" w:rsidP="00C34695">
                              <w:pPr>
                                <w:spacing w:after="0" w:line="240" w:lineRule="auto"/>
                                <w:rPr>
                                  <w:rFonts w:ascii="Arial" w:hAnsi="Arial" w:cs="Arial"/>
                                  <w:color w:val="365F91" w:themeColor="accent1" w:themeShade="BF"/>
                                  <w:sz w:val="18"/>
                                  <w:szCs w:val="18"/>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 xml:space="preserve">AASG Geothermal Data </w:t>
                              </w: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Resource Accessibility</w:t>
                              </w: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Source Organization</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A46589" w:rsidRPr="00A46589"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These master collections have </w:t>
                              </w:r>
                              <w:r w:rsidR="00DD65D8">
                                <w:rPr>
                                  <w:rFonts w:ascii="Arial" w:hAnsi="Arial" w:cs="Arial"/>
                                  <w:color w:val="365F91" w:themeColor="accent1" w:themeShade="BF"/>
                                  <w:sz w:val="18"/>
                                  <w:szCs w:val="18"/>
                                  <w:shd w:val="clear" w:color="auto" w:fill="FFFFFF"/>
                                </w:rPr>
                                <w:t xml:space="preserve">sub (or </w:t>
                              </w:r>
                              <w:r>
                                <w:rPr>
                                  <w:rFonts w:ascii="Arial" w:hAnsi="Arial" w:cs="Arial"/>
                                  <w:color w:val="365F91" w:themeColor="accent1" w:themeShade="BF"/>
                                  <w:sz w:val="18"/>
                                  <w:szCs w:val="18"/>
                                  <w:shd w:val="clear" w:color="auto" w:fill="FFFFFF"/>
                                </w:rPr>
                                <w:t>child</w:t>
                              </w:r>
                              <w:r w:rsidR="00DD65D8">
                                <w:rPr>
                                  <w:rFonts w:ascii="Arial" w:hAnsi="Arial" w:cs="Arial"/>
                                  <w:color w:val="365F91" w:themeColor="accent1" w:themeShade="BF"/>
                                  <w:sz w:val="18"/>
                                  <w:szCs w:val="18"/>
                                  <w:shd w:val="clear" w:color="auto" w:fill="FFFFFF"/>
                                </w:rPr>
                                <w:t>)</w:t>
                              </w:r>
                              <w:r>
                                <w:rPr>
                                  <w:rFonts w:ascii="Arial" w:hAnsi="Arial" w:cs="Arial"/>
                                  <w:color w:val="365F91" w:themeColor="accent1" w:themeShade="BF"/>
                                  <w:sz w:val="18"/>
                                  <w:szCs w:val="18"/>
                                  <w:shd w:val="clear" w:color="auto" w:fill="FFFFFF"/>
                                </w:rPr>
                                <w:t xml:space="preserve"> collections; th</w:t>
                              </w:r>
                              <w:r w:rsidR="00BF50CB">
                                <w:rPr>
                                  <w:rFonts w:ascii="Arial" w:hAnsi="Arial" w:cs="Arial"/>
                                  <w:color w:val="365F91" w:themeColor="accent1" w:themeShade="BF"/>
                                  <w:sz w:val="18"/>
                                  <w:szCs w:val="18"/>
                                  <w:shd w:val="clear" w:color="auto" w:fill="FFFFFF"/>
                                </w:rPr>
                                <w:t>e</w:t>
                              </w:r>
                              <w:r>
                                <w:rPr>
                                  <w:rFonts w:ascii="Arial" w:hAnsi="Arial" w:cs="Arial"/>
                                  <w:color w:val="365F91" w:themeColor="accent1" w:themeShade="BF"/>
                                  <w:sz w:val="18"/>
                                  <w:szCs w:val="18"/>
                                  <w:shd w:val="clear" w:color="auto" w:fill="FFFFFF"/>
                                </w:rPr>
                                <w:t xml:space="preserve"> child collections </w:t>
                              </w:r>
                              <w:r w:rsidR="00F96C8B">
                                <w:rPr>
                                  <w:rFonts w:ascii="Arial" w:hAnsi="Arial" w:cs="Arial"/>
                                  <w:color w:val="365F91" w:themeColor="accent1" w:themeShade="BF"/>
                                  <w:sz w:val="18"/>
                                  <w:szCs w:val="18"/>
                                  <w:shd w:val="clear" w:color="auto" w:fill="FFFFFF"/>
                                </w:rPr>
                                <w:t xml:space="preserve">may </w:t>
                              </w:r>
                              <w:r>
                                <w:rPr>
                                  <w:rFonts w:ascii="Arial" w:hAnsi="Arial" w:cs="Arial"/>
                                  <w:color w:val="365F91" w:themeColor="accent1" w:themeShade="BF"/>
                                  <w:sz w:val="18"/>
                                  <w:szCs w:val="18"/>
                                  <w:shd w:val="clear" w:color="auto" w:fill="FFFFFF"/>
                                </w:rPr>
                                <w:t xml:space="preserve">also have </w:t>
                              </w:r>
                              <w:r w:rsidR="00BF50CB">
                                <w:rPr>
                                  <w:rFonts w:ascii="Arial" w:hAnsi="Arial" w:cs="Arial"/>
                                  <w:color w:val="365F91" w:themeColor="accent1" w:themeShade="BF"/>
                                  <w:sz w:val="18"/>
                                  <w:szCs w:val="18"/>
                                  <w:shd w:val="clear" w:color="auto" w:fill="FFFFFF"/>
                                </w:rPr>
                                <w:t xml:space="preserve">sub </w:t>
                              </w:r>
                              <w:r>
                                <w:rPr>
                                  <w:rFonts w:ascii="Arial" w:hAnsi="Arial" w:cs="Arial"/>
                                  <w:color w:val="365F91" w:themeColor="accent1" w:themeShade="BF"/>
                                  <w:sz w:val="18"/>
                                  <w:szCs w:val="18"/>
                                  <w:shd w:val="clear" w:color="auto" w:fill="FFFFFF"/>
                                </w:rPr>
                                <w:t>collections</w:t>
                              </w:r>
                              <w:r w:rsidR="00BF50CB">
                                <w:rPr>
                                  <w:rFonts w:ascii="Arial" w:hAnsi="Arial" w:cs="Arial"/>
                                  <w:color w:val="365F91" w:themeColor="accent1" w:themeShade="BF"/>
                                  <w:sz w:val="18"/>
                                  <w:szCs w:val="18"/>
                                  <w:shd w:val="clear" w:color="auto" w:fill="FFFFFF"/>
                                </w:rPr>
                                <w:t xml:space="preserve">. There is no limit to the </w:t>
                              </w:r>
                              <w:r w:rsidR="00F96C8B">
                                <w:rPr>
                                  <w:rFonts w:ascii="Arial" w:hAnsi="Arial" w:cs="Arial"/>
                                  <w:color w:val="365F91" w:themeColor="accent1" w:themeShade="BF"/>
                                  <w:sz w:val="18"/>
                                  <w:szCs w:val="18"/>
                                  <w:shd w:val="clear" w:color="auto" w:fill="FFFFFF"/>
                                </w:rPr>
                                <w:t xml:space="preserve">number </w:t>
                              </w:r>
                              <w:r w:rsidR="00BF50CB">
                                <w:rPr>
                                  <w:rFonts w:ascii="Arial" w:hAnsi="Arial" w:cs="Arial"/>
                                  <w:color w:val="365F91" w:themeColor="accent1" w:themeShade="BF"/>
                                  <w:sz w:val="18"/>
                                  <w:szCs w:val="18"/>
                                  <w:shd w:val="clear" w:color="auto" w:fill="FFFFFF"/>
                                </w:rPr>
                                <w:t>of collections nested inside another collection.</w:t>
                              </w:r>
                            </w:p>
                            <w:p w:rsidR="00A46589" w:rsidRDefault="00A46589" w:rsidP="00A46589">
                              <w:pPr>
                                <w:spacing w:after="0" w:line="240" w:lineRule="auto"/>
                                <w:rPr>
                                  <w:rFonts w:ascii="Arial" w:hAnsi="Arial" w:cs="Arial"/>
                                  <w:b/>
                                  <w:color w:val="365F91" w:themeColor="accent1" w:themeShade="BF"/>
                                  <w:sz w:val="18"/>
                                  <w:szCs w:val="18"/>
                                  <w:shd w:val="clear" w:color="auto" w:fill="FFFFFF"/>
                                </w:rPr>
                              </w:pPr>
                            </w:p>
                          </w:txbxContent>
                        </wps:txbx>
                        <wps:bodyPr rot="0" vert="horz" wrap="square" lIns="182880" tIns="457200" rIns="182880" bIns="73152" anchor="t" anchorCtr="0" upright="1">
                          <a:noAutofit/>
                        </wps:bodyPr>
                      </wps:wsp>
                      <wps:wsp>
                        <wps:cNvPr id="674" name="Rectangle 674"/>
                        <wps:cNvSpPr/>
                        <wps:spPr>
                          <a:xfrm>
                            <a:off x="0" y="0"/>
                            <a:ext cx="2594569" cy="579119"/>
                          </a:xfrm>
                          <a:prstGeom prst="rect">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txbx>
                          <w:txbxContent>
                            <w:p w:rsidR="00A46589" w:rsidRDefault="00A46589" w:rsidP="00A46589">
                              <w:pPr>
                                <w:spacing w:before="240"/>
                                <w:rPr>
                                  <w:color w:val="FFFFFF" w:themeColor="background1"/>
                                  <w:lang w:bidi="hi-IN"/>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72" o:spid="_x0000_s1038" style="position:absolute;margin-left:2.25pt;margin-top:135pt;width:114.75pt;height:519.75pt;z-index:251679744;mso-position-horizontal-relative:page;mso-position-vertical-relative:page" coordorigin="" coordsize="25945,9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">
                <v:rect id="_x0000_s1039" style="position:absolute;width:25945;height:97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gMcA&#10;AADcAAAADwAAAGRycy9kb3ducmV2LnhtbESPQWvCQBSE74L/YXlCb7oxgkp0FbGV2qaHVgvt8ZF9&#10;TYLZt2F3q7G/visUehxm5htmue5MI87kfG1ZwXiUgCAurK65VPB+3A3nIHxA1thYJgVX8rBe9XtL&#10;zLS98BudD6EUEcI+QwVVCG0mpS8qMuhHtiWO3pd1BkOUrpTa4SXCTSPTJJlKgzXHhQpb2lZUnA7f&#10;RkFzn89+2tfUPeUPzx8vj/V+nqefSt0Nus0CRKAu/If/2nutYDqbwO1MP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1KYDHAAAA3AAAAA8AAAAAAAAAAAAAAAAAmAIAAGRy&#10;cy9kb3ducmV2LnhtbFBLBQYAAAAABAAEAPUAAACMAwAAAAA=&#10;" fillcolor="window" strokecolor="#f79646" strokeweight="2pt">
                  <v:textbox inset="14.4pt,36pt,14.4pt,5.76pt">
                    <w:txbxContent>
                      <w:p w:rsidR="00BF50CB" w:rsidRDefault="00A46589" w:rsidP="00A46589">
                        <w:pPr>
                          <w:spacing w:after="0" w:line="240" w:lineRule="auto"/>
                          <w:rPr>
                            <w:rFonts w:ascii="Arial" w:hAnsi="Arial" w:cs="Arial"/>
                            <w:color w:val="365F91" w:themeColor="accent1" w:themeShade="BF"/>
                            <w:sz w:val="18"/>
                            <w:szCs w:val="18"/>
                            <w:shd w:val="clear" w:color="auto" w:fill="FFFFFF"/>
                          </w:rPr>
                        </w:pPr>
                        <w:r w:rsidRPr="00C34695">
                          <w:rPr>
                            <w:rFonts w:ascii="Arial" w:hAnsi="Arial" w:cs="Arial"/>
                            <w:color w:val="365F91" w:themeColor="accent1" w:themeShade="BF"/>
                            <w:sz w:val="18"/>
                            <w:szCs w:val="18"/>
                            <w:u w:val="single"/>
                            <w:shd w:val="clear" w:color="auto" w:fill="FFFFFF"/>
                          </w:rPr>
                          <w:t xml:space="preserve">The Browse </w:t>
                        </w:r>
                        <w:r w:rsidR="00C34695" w:rsidRPr="00C34695">
                          <w:rPr>
                            <w:rFonts w:ascii="Arial" w:hAnsi="Arial" w:cs="Arial"/>
                            <w:color w:val="365F91" w:themeColor="accent1" w:themeShade="BF"/>
                            <w:sz w:val="18"/>
                            <w:szCs w:val="18"/>
                            <w:u w:val="single"/>
                            <w:shd w:val="clear" w:color="auto" w:fill="FFFFFF"/>
                          </w:rPr>
                          <w:t xml:space="preserve">Collections Page </w:t>
                        </w:r>
                        <w:r w:rsidR="00C34695">
                          <w:rPr>
                            <w:rFonts w:ascii="Arial" w:hAnsi="Arial" w:cs="Arial"/>
                            <w:color w:val="365F91" w:themeColor="accent1" w:themeShade="BF"/>
                            <w:sz w:val="18"/>
                            <w:szCs w:val="18"/>
                            <w:shd w:val="clear" w:color="auto" w:fill="FFFFFF"/>
                          </w:rPr>
                          <w:t xml:space="preserve">offers a </w:t>
                        </w:r>
                        <w:r w:rsidR="00D05BFB" w:rsidRPr="00D05BFB">
                          <w:rPr>
                            <w:rFonts w:ascii="Arial" w:hAnsi="Arial" w:cs="Arial"/>
                            <w:color w:val="365F91" w:themeColor="accent1" w:themeShade="BF"/>
                            <w:sz w:val="18"/>
                            <w:szCs w:val="18"/>
                            <w:shd w:val="clear" w:color="auto" w:fill="FFFFFF"/>
                          </w:rPr>
                          <w:t>hierarchical</w:t>
                        </w:r>
                        <w:r w:rsidR="00D05BFB">
                          <w:rPr>
                            <w:rFonts w:ascii="Arial" w:hAnsi="Arial" w:cs="Arial"/>
                            <w:color w:val="365F91" w:themeColor="accent1" w:themeShade="BF"/>
                            <w:sz w:val="18"/>
                            <w:szCs w:val="18"/>
                            <w:shd w:val="clear" w:color="auto" w:fill="FFFFFF"/>
                          </w:rPr>
                          <w:t xml:space="preserve"> </w:t>
                        </w:r>
                        <w:r w:rsidR="00C34695">
                          <w:rPr>
                            <w:rFonts w:ascii="Arial" w:hAnsi="Arial" w:cs="Arial"/>
                            <w:color w:val="365F91" w:themeColor="accent1" w:themeShade="BF"/>
                            <w:sz w:val="18"/>
                            <w:szCs w:val="18"/>
                            <w:shd w:val="clear" w:color="auto" w:fill="FFFFFF"/>
                          </w:rPr>
                          <w:t xml:space="preserve">form of collections. </w:t>
                        </w:r>
                      </w:p>
                      <w:p w:rsidR="00BF50CB" w:rsidRDefault="00BF50CB"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sidRPr="00BF50CB">
                          <w:rPr>
                            <w:rFonts w:ascii="Arial" w:hAnsi="Arial" w:cs="Arial"/>
                            <w:i/>
                            <w:color w:val="365F91" w:themeColor="accent1" w:themeShade="BF"/>
                            <w:sz w:val="18"/>
                            <w:szCs w:val="18"/>
                            <w:shd w:val="clear" w:color="auto" w:fill="FFFFFF"/>
                          </w:rPr>
                          <w:t xml:space="preserve">Collections are a way to keep data organized and relevant. This </w:t>
                        </w:r>
                        <w:r w:rsidR="007B7B67">
                          <w:rPr>
                            <w:rFonts w:ascii="Arial" w:hAnsi="Arial" w:cs="Arial"/>
                            <w:i/>
                            <w:color w:val="365F91" w:themeColor="accent1" w:themeShade="BF"/>
                            <w:sz w:val="18"/>
                            <w:szCs w:val="18"/>
                            <w:shd w:val="clear" w:color="auto" w:fill="FFFFFF"/>
                          </w:rPr>
                          <w:t xml:space="preserve">facilitates the search for </w:t>
                        </w:r>
                        <w:r w:rsidRPr="00BF50CB">
                          <w:rPr>
                            <w:rFonts w:ascii="Arial" w:hAnsi="Arial" w:cs="Arial"/>
                            <w:i/>
                            <w:color w:val="365F91" w:themeColor="accent1" w:themeShade="BF"/>
                            <w:sz w:val="18"/>
                            <w:szCs w:val="18"/>
                            <w:shd w:val="clear" w:color="auto" w:fill="FFFFFF"/>
                          </w:rPr>
                          <w:t>data.</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One resource may belong to many collections, as long as it is relevant </w:t>
                        </w:r>
                        <w:proofErr w:type="gramStart"/>
                        <w:r>
                          <w:rPr>
                            <w:rFonts w:ascii="Arial" w:hAnsi="Arial" w:cs="Arial"/>
                            <w:color w:val="365F91" w:themeColor="accent1" w:themeShade="BF"/>
                            <w:sz w:val="18"/>
                            <w:szCs w:val="18"/>
                            <w:shd w:val="clear" w:color="auto" w:fill="FFFFFF"/>
                          </w:rPr>
                          <w:t xml:space="preserve">to </w:t>
                        </w:r>
                        <w:r w:rsidR="002A45CA">
                          <w:rPr>
                            <w:rFonts w:ascii="Arial" w:hAnsi="Arial" w:cs="Arial"/>
                            <w:color w:val="365F91" w:themeColor="accent1" w:themeShade="BF"/>
                            <w:sz w:val="18"/>
                            <w:szCs w:val="18"/>
                            <w:shd w:val="clear" w:color="auto" w:fill="FFFFFF"/>
                          </w:rPr>
                          <w:t xml:space="preserve"> the</w:t>
                        </w:r>
                        <w:proofErr w:type="gramEnd"/>
                        <w:r w:rsidR="002A45CA">
                          <w:rPr>
                            <w:rFonts w:ascii="Arial" w:hAnsi="Arial" w:cs="Arial"/>
                            <w:color w:val="365F91" w:themeColor="accent1" w:themeShade="BF"/>
                            <w:sz w:val="18"/>
                            <w:szCs w:val="18"/>
                            <w:shd w:val="clear" w:color="auto" w:fill="FFFFFF"/>
                          </w:rPr>
                          <w:t xml:space="preserve"> specified </w:t>
                        </w:r>
                        <w:r>
                          <w:rPr>
                            <w:rFonts w:ascii="Arial" w:hAnsi="Arial" w:cs="Arial"/>
                            <w:color w:val="365F91" w:themeColor="accent1" w:themeShade="BF"/>
                            <w:sz w:val="18"/>
                            <w:szCs w:val="18"/>
                            <w:shd w:val="clear" w:color="auto" w:fill="FFFFFF"/>
                          </w:rPr>
                          <w:t xml:space="preserve">collection. </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C34695" w:rsidRDefault="00C34695" w:rsidP="00A46589">
                        <w:pPr>
                          <w:spacing w:after="0" w:line="240" w:lineRule="auto"/>
                          <w:rPr>
                            <w:rFonts w:ascii="Arial" w:hAnsi="Arial" w:cs="Arial"/>
                            <w:color w:val="365F91" w:themeColor="accent1" w:themeShade="BF"/>
                            <w:sz w:val="18"/>
                            <w:szCs w:val="18"/>
                            <w:shd w:val="clear" w:color="auto" w:fill="FFFFFF"/>
                          </w:rPr>
                        </w:pPr>
                        <w:r w:rsidRPr="00C34695">
                          <w:rPr>
                            <w:rFonts w:ascii="Arial" w:hAnsi="Arial" w:cs="Arial"/>
                            <w:color w:val="365F91" w:themeColor="accent1" w:themeShade="BF"/>
                            <w:sz w:val="18"/>
                            <w:szCs w:val="18"/>
                            <w:shd w:val="clear" w:color="auto" w:fill="FFFFFF"/>
                          </w:rPr>
                          <w:t>There are three master collection</w:t>
                        </w:r>
                        <w:r>
                          <w:rPr>
                            <w:rFonts w:ascii="Arial" w:hAnsi="Arial" w:cs="Arial"/>
                            <w:color w:val="365F91" w:themeColor="accent1" w:themeShade="BF"/>
                            <w:sz w:val="18"/>
                            <w:szCs w:val="18"/>
                            <w:shd w:val="clear" w:color="auto" w:fill="FFFFFF"/>
                          </w:rPr>
                          <w:t xml:space="preserve">s in the </w:t>
                        </w:r>
                        <w:r w:rsidR="00637721">
                          <w:rPr>
                            <w:rFonts w:ascii="Arial" w:hAnsi="Arial" w:cs="Arial"/>
                            <w:color w:val="365F91" w:themeColor="accent1" w:themeShade="BF"/>
                            <w:sz w:val="18"/>
                            <w:szCs w:val="18"/>
                            <w:shd w:val="clear" w:color="auto" w:fill="FFFFFF"/>
                          </w:rPr>
                          <w:t>B</w:t>
                        </w:r>
                        <w:r>
                          <w:rPr>
                            <w:rFonts w:ascii="Arial" w:hAnsi="Arial" w:cs="Arial"/>
                            <w:color w:val="365F91" w:themeColor="accent1" w:themeShade="BF"/>
                            <w:sz w:val="18"/>
                            <w:szCs w:val="18"/>
                            <w:shd w:val="clear" w:color="auto" w:fill="FFFFFF"/>
                          </w:rPr>
                          <w:t xml:space="preserve">rowse </w:t>
                        </w:r>
                        <w:r w:rsidR="00637721">
                          <w:rPr>
                            <w:rFonts w:ascii="Arial" w:hAnsi="Arial" w:cs="Arial"/>
                            <w:color w:val="365F91" w:themeColor="accent1" w:themeShade="BF"/>
                            <w:sz w:val="18"/>
                            <w:szCs w:val="18"/>
                            <w:shd w:val="clear" w:color="auto" w:fill="FFFFFF"/>
                          </w:rPr>
                          <w:t>C</w:t>
                        </w:r>
                        <w:r>
                          <w:rPr>
                            <w:rFonts w:ascii="Arial" w:hAnsi="Arial" w:cs="Arial"/>
                            <w:color w:val="365F91" w:themeColor="accent1" w:themeShade="BF"/>
                            <w:sz w:val="18"/>
                            <w:szCs w:val="18"/>
                            <w:shd w:val="clear" w:color="auto" w:fill="FFFFFF"/>
                          </w:rPr>
                          <w:t>ollection tree:</w:t>
                        </w:r>
                      </w:p>
                      <w:p w:rsidR="00C34695"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 </w:t>
                        </w:r>
                      </w:p>
                      <w:p w:rsidR="00C34695" w:rsidRPr="00C34695" w:rsidRDefault="00C34695" w:rsidP="00C34695">
                        <w:pPr>
                          <w:spacing w:after="0" w:line="240" w:lineRule="auto"/>
                          <w:rPr>
                            <w:rFonts w:ascii="Arial" w:hAnsi="Arial" w:cs="Arial"/>
                            <w:b/>
                            <w:color w:val="365F91" w:themeColor="accent1" w:themeShade="BF"/>
                            <w:sz w:val="18"/>
                            <w:szCs w:val="18"/>
                            <w:shd w:val="clear" w:color="auto" w:fill="FFFFFF"/>
                          </w:rPr>
                        </w:pPr>
                        <w:r w:rsidRPr="00C34695">
                          <w:rPr>
                            <w:rFonts w:ascii="Arial" w:hAnsi="Arial" w:cs="Arial"/>
                            <w:b/>
                            <w:color w:val="365F91" w:themeColor="accent1" w:themeShade="BF"/>
                            <w:sz w:val="18"/>
                            <w:szCs w:val="18"/>
                            <w:shd w:val="clear" w:color="auto" w:fill="FFFFFF"/>
                          </w:rPr>
                          <w:t>Master Collections</w:t>
                        </w:r>
                        <w:r w:rsidR="00637721">
                          <w:rPr>
                            <w:rFonts w:ascii="Arial" w:hAnsi="Arial" w:cs="Arial"/>
                            <w:b/>
                            <w:color w:val="365F91" w:themeColor="accent1" w:themeShade="BF"/>
                            <w:sz w:val="18"/>
                            <w:szCs w:val="18"/>
                            <w:shd w:val="clear" w:color="auto" w:fill="FFFFFF"/>
                          </w:rPr>
                          <w:t>:</w:t>
                        </w:r>
                      </w:p>
                      <w:p w:rsidR="00C34695" w:rsidRPr="00C34695" w:rsidRDefault="00C34695" w:rsidP="00C34695">
                        <w:pPr>
                          <w:spacing w:after="0" w:line="240" w:lineRule="auto"/>
                          <w:rPr>
                            <w:rFonts w:ascii="Arial" w:hAnsi="Arial" w:cs="Arial"/>
                            <w:color w:val="365F91" w:themeColor="accent1" w:themeShade="BF"/>
                            <w:sz w:val="18"/>
                            <w:szCs w:val="18"/>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 xml:space="preserve">AASG Geothermal Data </w:t>
                        </w: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Resource Accessibility</w:t>
                        </w: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p>
                      <w:p w:rsidR="00C34695" w:rsidRPr="00C34695" w:rsidRDefault="00C34695" w:rsidP="00C34695">
                        <w:pPr>
                          <w:spacing w:after="0" w:line="240" w:lineRule="auto"/>
                          <w:rPr>
                            <w:rFonts w:ascii="Arial" w:hAnsi="Arial" w:cs="Arial"/>
                            <w:color w:val="365F91" w:themeColor="accent1" w:themeShade="BF"/>
                            <w:sz w:val="18"/>
                            <w:szCs w:val="18"/>
                            <w:u w:val="single"/>
                            <w:shd w:val="clear" w:color="auto" w:fill="FFFFFF"/>
                          </w:rPr>
                        </w:pPr>
                        <w:r w:rsidRPr="00C34695">
                          <w:rPr>
                            <w:rFonts w:ascii="Arial" w:hAnsi="Arial" w:cs="Arial"/>
                            <w:color w:val="365F91" w:themeColor="accent1" w:themeShade="BF"/>
                            <w:sz w:val="18"/>
                            <w:szCs w:val="18"/>
                            <w:u w:val="single"/>
                            <w:shd w:val="clear" w:color="auto" w:fill="FFFFFF"/>
                          </w:rPr>
                          <w:t>Source Organization</w:t>
                        </w:r>
                      </w:p>
                      <w:p w:rsidR="00C34695" w:rsidRDefault="00C34695" w:rsidP="00A46589">
                        <w:pPr>
                          <w:spacing w:after="0" w:line="240" w:lineRule="auto"/>
                          <w:rPr>
                            <w:rFonts w:ascii="Arial" w:hAnsi="Arial" w:cs="Arial"/>
                            <w:color w:val="365F91" w:themeColor="accent1" w:themeShade="BF"/>
                            <w:sz w:val="18"/>
                            <w:szCs w:val="18"/>
                            <w:shd w:val="clear" w:color="auto" w:fill="FFFFFF"/>
                          </w:rPr>
                        </w:pPr>
                      </w:p>
                      <w:p w:rsidR="00A46589" w:rsidRPr="00A46589" w:rsidRDefault="00C34695" w:rsidP="00A46589">
                        <w:pPr>
                          <w:spacing w:after="0" w:line="240" w:lineRule="auto"/>
                          <w:rPr>
                            <w:rFonts w:ascii="Arial" w:hAnsi="Arial" w:cs="Arial"/>
                            <w:color w:val="365F91" w:themeColor="accent1" w:themeShade="BF"/>
                            <w:sz w:val="18"/>
                            <w:szCs w:val="18"/>
                            <w:shd w:val="clear" w:color="auto" w:fill="FFFFFF"/>
                          </w:rPr>
                        </w:pPr>
                        <w:r>
                          <w:rPr>
                            <w:rFonts w:ascii="Arial" w:hAnsi="Arial" w:cs="Arial"/>
                            <w:color w:val="365F91" w:themeColor="accent1" w:themeShade="BF"/>
                            <w:sz w:val="18"/>
                            <w:szCs w:val="18"/>
                            <w:shd w:val="clear" w:color="auto" w:fill="FFFFFF"/>
                          </w:rPr>
                          <w:t xml:space="preserve">These master collections have </w:t>
                        </w:r>
                        <w:r w:rsidR="00DD65D8">
                          <w:rPr>
                            <w:rFonts w:ascii="Arial" w:hAnsi="Arial" w:cs="Arial"/>
                            <w:color w:val="365F91" w:themeColor="accent1" w:themeShade="BF"/>
                            <w:sz w:val="18"/>
                            <w:szCs w:val="18"/>
                            <w:shd w:val="clear" w:color="auto" w:fill="FFFFFF"/>
                          </w:rPr>
                          <w:t xml:space="preserve">sub (or </w:t>
                        </w:r>
                        <w:r>
                          <w:rPr>
                            <w:rFonts w:ascii="Arial" w:hAnsi="Arial" w:cs="Arial"/>
                            <w:color w:val="365F91" w:themeColor="accent1" w:themeShade="BF"/>
                            <w:sz w:val="18"/>
                            <w:szCs w:val="18"/>
                            <w:shd w:val="clear" w:color="auto" w:fill="FFFFFF"/>
                          </w:rPr>
                          <w:t>child</w:t>
                        </w:r>
                        <w:r w:rsidR="00DD65D8">
                          <w:rPr>
                            <w:rFonts w:ascii="Arial" w:hAnsi="Arial" w:cs="Arial"/>
                            <w:color w:val="365F91" w:themeColor="accent1" w:themeShade="BF"/>
                            <w:sz w:val="18"/>
                            <w:szCs w:val="18"/>
                            <w:shd w:val="clear" w:color="auto" w:fill="FFFFFF"/>
                          </w:rPr>
                          <w:t>)</w:t>
                        </w:r>
                        <w:r>
                          <w:rPr>
                            <w:rFonts w:ascii="Arial" w:hAnsi="Arial" w:cs="Arial"/>
                            <w:color w:val="365F91" w:themeColor="accent1" w:themeShade="BF"/>
                            <w:sz w:val="18"/>
                            <w:szCs w:val="18"/>
                            <w:shd w:val="clear" w:color="auto" w:fill="FFFFFF"/>
                          </w:rPr>
                          <w:t xml:space="preserve"> collections; th</w:t>
                        </w:r>
                        <w:r w:rsidR="00BF50CB">
                          <w:rPr>
                            <w:rFonts w:ascii="Arial" w:hAnsi="Arial" w:cs="Arial"/>
                            <w:color w:val="365F91" w:themeColor="accent1" w:themeShade="BF"/>
                            <w:sz w:val="18"/>
                            <w:szCs w:val="18"/>
                            <w:shd w:val="clear" w:color="auto" w:fill="FFFFFF"/>
                          </w:rPr>
                          <w:t>e</w:t>
                        </w:r>
                        <w:r>
                          <w:rPr>
                            <w:rFonts w:ascii="Arial" w:hAnsi="Arial" w:cs="Arial"/>
                            <w:color w:val="365F91" w:themeColor="accent1" w:themeShade="BF"/>
                            <w:sz w:val="18"/>
                            <w:szCs w:val="18"/>
                            <w:shd w:val="clear" w:color="auto" w:fill="FFFFFF"/>
                          </w:rPr>
                          <w:t xml:space="preserve"> child collections </w:t>
                        </w:r>
                        <w:r w:rsidR="00F96C8B">
                          <w:rPr>
                            <w:rFonts w:ascii="Arial" w:hAnsi="Arial" w:cs="Arial"/>
                            <w:color w:val="365F91" w:themeColor="accent1" w:themeShade="BF"/>
                            <w:sz w:val="18"/>
                            <w:szCs w:val="18"/>
                            <w:shd w:val="clear" w:color="auto" w:fill="FFFFFF"/>
                          </w:rPr>
                          <w:t xml:space="preserve">may </w:t>
                        </w:r>
                        <w:r>
                          <w:rPr>
                            <w:rFonts w:ascii="Arial" w:hAnsi="Arial" w:cs="Arial"/>
                            <w:color w:val="365F91" w:themeColor="accent1" w:themeShade="BF"/>
                            <w:sz w:val="18"/>
                            <w:szCs w:val="18"/>
                            <w:shd w:val="clear" w:color="auto" w:fill="FFFFFF"/>
                          </w:rPr>
                          <w:t xml:space="preserve">also have </w:t>
                        </w:r>
                        <w:r w:rsidR="00BF50CB">
                          <w:rPr>
                            <w:rFonts w:ascii="Arial" w:hAnsi="Arial" w:cs="Arial"/>
                            <w:color w:val="365F91" w:themeColor="accent1" w:themeShade="BF"/>
                            <w:sz w:val="18"/>
                            <w:szCs w:val="18"/>
                            <w:shd w:val="clear" w:color="auto" w:fill="FFFFFF"/>
                          </w:rPr>
                          <w:t xml:space="preserve">sub </w:t>
                        </w:r>
                        <w:r>
                          <w:rPr>
                            <w:rFonts w:ascii="Arial" w:hAnsi="Arial" w:cs="Arial"/>
                            <w:color w:val="365F91" w:themeColor="accent1" w:themeShade="BF"/>
                            <w:sz w:val="18"/>
                            <w:szCs w:val="18"/>
                            <w:shd w:val="clear" w:color="auto" w:fill="FFFFFF"/>
                          </w:rPr>
                          <w:t>collections</w:t>
                        </w:r>
                        <w:r w:rsidR="00BF50CB">
                          <w:rPr>
                            <w:rFonts w:ascii="Arial" w:hAnsi="Arial" w:cs="Arial"/>
                            <w:color w:val="365F91" w:themeColor="accent1" w:themeShade="BF"/>
                            <w:sz w:val="18"/>
                            <w:szCs w:val="18"/>
                            <w:shd w:val="clear" w:color="auto" w:fill="FFFFFF"/>
                          </w:rPr>
                          <w:t xml:space="preserve">. There is no limit to the </w:t>
                        </w:r>
                        <w:r w:rsidR="00F96C8B">
                          <w:rPr>
                            <w:rFonts w:ascii="Arial" w:hAnsi="Arial" w:cs="Arial"/>
                            <w:color w:val="365F91" w:themeColor="accent1" w:themeShade="BF"/>
                            <w:sz w:val="18"/>
                            <w:szCs w:val="18"/>
                            <w:shd w:val="clear" w:color="auto" w:fill="FFFFFF"/>
                          </w:rPr>
                          <w:t xml:space="preserve">number </w:t>
                        </w:r>
                        <w:r w:rsidR="00BF50CB">
                          <w:rPr>
                            <w:rFonts w:ascii="Arial" w:hAnsi="Arial" w:cs="Arial"/>
                            <w:color w:val="365F91" w:themeColor="accent1" w:themeShade="BF"/>
                            <w:sz w:val="18"/>
                            <w:szCs w:val="18"/>
                            <w:shd w:val="clear" w:color="auto" w:fill="FFFFFF"/>
                          </w:rPr>
                          <w:t>of collections nested inside another collection.</w:t>
                        </w:r>
                      </w:p>
                      <w:p w:rsidR="00A46589" w:rsidRDefault="00A46589" w:rsidP="00A46589">
                        <w:pPr>
                          <w:spacing w:after="0" w:line="240" w:lineRule="auto"/>
                          <w:rPr>
                            <w:rFonts w:ascii="Arial" w:hAnsi="Arial" w:cs="Arial"/>
                            <w:b/>
                            <w:color w:val="365F91" w:themeColor="accent1" w:themeShade="BF"/>
                            <w:sz w:val="18"/>
                            <w:szCs w:val="18"/>
                            <w:shd w:val="clear" w:color="auto" w:fill="FFFFFF"/>
                          </w:rPr>
                        </w:pPr>
                      </w:p>
                    </w:txbxContent>
                  </v:textbox>
                </v:rect>
                <v:rect id="Rectangle 674" o:spid="_x0000_s1040" style="position:absolute;width:25945;height:579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1dscA&#10;AADcAAAADwAAAGRycy9kb3ducmV2LnhtbESPW2vCQBSE34X+h+UU+lY3SqsSs0otFSoF8ZIX347Z&#10;kwvNng3Z1cT++m6h4OMwM98wybI3tbhS6yrLCkbDCARxZnXFhYL0uH6egXAeWWNtmRTcyMFy8TBI&#10;MNa24z1dD74QAcIuRgWl900spctKMuiGtiEOXm5bgz7ItpC6xS7ATS3HUTSRBisOCyU29F5S9n24&#10;GAWz6vj6lW43/mP9s7roTuen3TlX6umxf5uD8NT7e/i//akVTKYv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NXbHAAAA3AAAAA8AAAAAAAAAAAAAAAAAmAIAAGRy&#10;cy9kb3ducmV2LnhtbFBLBQYAAAAABAAEAPUAAACMAwAAAAA=&#10;" fillcolor="#cb6c1d" strokecolor="#f69240">
                  <v:fill color2="#ff8f26" rotate="t" angle="180" colors="0 #cb6c1d;52429f #ff8f2a;1 #ff8f26" focus="100%" type="gradient">
                    <o:fill v:ext="view" type="gradientUnscaled"/>
                  </v:fill>
                  <v:shadow on="t" color="black" opacity="22937f" origin=",.5" offset="0,.63889mm"/>
                  <v:textbox inset="14.4pt,14.4pt,14.4pt,28.8pt">
                    <w:txbxContent>
                      <w:p w:rsidR="00A46589" w:rsidRDefault="00A46589" w:rsidP="00A46589">
                        <w:pPr>
                          <w:spacing w:before="240"/>
                          <w:rPr>
                            <w:color w:val="FFFFFF" w:themeColor="background1"/>
                            <w:lang w:bidi="hi-IN"/>
                          </w:rPr>
                        </w:pPr>
                      </w:p>
                    </w:txbxContent>
                  </v:textbox>
                </v:rect>
                <w10:wrap anchorx="page" anchory="page"/>
              </v:group>
            </w:pict>
          </mc:Fallback>
        </mc:AlternateContent>
      </w:r>
      <w:r w:rsidR="00A46589">
        <w:rPr>
          <w:noProof/>
        </w:rPr>
        <w:drawing>
          <wp:anchor distT="0" distB="0" distL="114300" distR="114300" simplePos="0" relativeHeight="251677696" behindDoc="0" locked="0" layoutInCell="1" allowOverlap="1" wp14:anchorId="15BCA89F" wp14:editId="019D8CD8">
            <wp:simplePos x="914400" y="1933575"/>
            <wp:positionH relativeFrom="margin">
              <wp:align>center</wp:align>
            </wp:positionH>
            <wp:positionV relativeFrom="margin">
              <wp:align>center</wp:align>
            </wp:positionV>
            <wp:extent cx="4939665" cy="67246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ageCollections.PNG"/>
                    <pic:cNvPicPr/>
                  </pic:nvPicPr>
                  <pic:blipFill>
                    <a:blip r:embed="rId20">
                      <a:extLst>
                        <a:ext uri="{28A0092B-C50C-407E-A947-70E740481C1C}">
                          <a14:useLocalDpi xmlns:a14="http://schemas.microsoft.com/office/drawing/2010/main" val="0"/>
                        </a:ext>
                      </a:extLst>
                    </a:blip>
                    <a:stretch>
                      <a:fillRect/>
                    </a:stretch>
                  </pic:blipFill>
                  <pic:spPr>
                    <a:xfrm>
                      <a:off x="0" y="0"/>
                      <a:ext cx="4940559" cy="6725372"/>
                    </a:xfrm>
                    <a:prstGeom prst="rect">
                      <a:avLst/>
                    </a:prstGeom>
                  </pic:spPr>
                </pic:pic>
              </a:graphicData>
            </a:graphic>
            <wp14:sizeRelH relativeFrom="margin">
              <wp14:pctWidth>0</wp14:pctWidth>
            </wp14:sizeRelH>
            <wp14:sizeRelV relativeFrom="margin">
              <wp14:pctHeight>0</wp14:pctHeight>
            </wp14:sizeRelV>
          </wp:anchor>
        </w:drawing>
      </w:r>
    </w:p>
    <w:p w:rsidR="00875985" w:rsidRDefault="00875985" w:rsidP="00875985"/>
    <w:p w:rsidR="00875985" w:rsidRDefault="00875985" w:rsidP="00875985"/>
    <w:p w:rsidR="00875985" w:rsidRDefault="00875985" w:rsidP="00875985"/>
    <w:p w:rsidR="00875985" w:rsidRDefault="00875985" w:rsidP="00875985"/>
    <w:p w:rsidR="00875985" w:rsidRDefault="00875985" w:rsidP="00875985"/>
    <w:p w:rsidR="00875985" w:rsidRDefault="00875985" w:rsidP="00875985"/>
    <w:p w:rsidR="00875985" w:rsidRDefault="00875985" w:rsidP="00875985"/>
    <w:p w:rsidR="00875985" w:rsidRDefault="00B601D6" w:rsidP="00875985">
      <w:r>
        <w:rPr>
          <w:noProof/>
        </w:rPr>
        <mc:AlternateContent>
          <mc:Choice Requires="wps">
            <w:drawing>
              <wp:anchor distT="0" distB="0" distL="114300" distR="114300" simplePos="0" relativeHeight="251682816" behindDoc="0" locked="0" layoutInCell="1" allowOverlap="1" wp14:anchorId="1430ECF9" wp14:editId="33FFD045">
                <wp:simplePos x="0" y="0"/>
                <wp:positionH relativeFrom="column">
                  <wp:posOffset>5343524</wp:posOffset>
                </wp:positionH>
                <wp:positionV relativeFrom="paragraph">
                  <wp:posOffset>96520</wp:posOffset>
                </wp:positionV>
                <wp:extent cx="1438275" cy="0"/>
                <wp:effectExtent l="38100" t="38100" r="66675" b="95250"/>
                <wp:wrapNone/>
                <wp:docPr id="676" name="Straight Connector 676"/>
                <wp:cNvGraphicFramePr/>
                <a:graphic xmlns:a="http://schemas.openxmlformats.org/drawingml/2006/main">
                  <a:graphicData uri="http://schemas.microsoft.com/office/word/2010/wordprocessingShape">
                    <wps:wsp>
                      <wps:cNvCnPr/>
                      <wps:spPr>
                        <a:xfrm>
                          <a:off x="0" y="0"/>
                          <a:ext cx="143827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Straight Connector 67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0.75pt,7.6pt" to="53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" strokecolor="#f79646 [3209]" strokeweight="2pt">
                <v:shadow on="t" color="black" opacity="24903f" origin=",.5" offset="0,.55556mm"/>
              </v:line>
            </w:pict>
          </mc:Fallback>
        </mc:AlternateContent>
      </w:r>
    </w:p>
    <w:p w:rsidR="00875985" w:rsidRDefault="00875985" w:rsidP="00875985"/>
    <w:p w:rsidR="00875985" w:rsidRDefault="00875985" w:rsidP="00875985"/>
    <w:p w:rsidR="00875985" w:rsidRDefault="00875985" w:rsidP="00875985"/>
    <w:p w:rsidR="00875985" w:rsidRDefault="00B601D6" w:rsidP="00875985">
      <w:r>
        <w:rPr>
          <w:noProof/>
        </w:rPr>
        <mc:AlternateContent>
          <mc:Choice Requires="wps">
            <w:drawing>
              <wp:anchor distT="0" distB="0" distL="114300" distR="114300" simplePos="0" relativeHeight="251684864" behindDoc="0" locked="0" layoutInCell="1" allowOverlap="1" wp14:anchorId="77E5B4CD" wp14:editId="42561AD7">
                <wp:simplePos x="0" y="0"/>
                <wp:positionH relativeFrom="column">
                  <wp:posOffset>5342890</wp:posOffset>
                </wp:positionH>
                <wp:positionV relativeFrom="paragraph">
                  <wp:posOffset>90170</wp:posOffset>
                </wp:positionV>
                <wp:extent cx="1438275" cy="0"/>
                <wp:effectExtent l="38100" t="38100" r="66675" b="95250"/>
                <wp:wrapNone/>
                <wp:docPr id="677" name="Straight Connector 677"/>
                <wp:cNvGraphicFramePr/>
                <a:graphic xmlns:a="http://schemas.openxmlformats.org/drawingml/2006/main">
                  <a:graphicData uri="http://schemas.microsoft.com/office/word/2010/wordprocessingShape">
                    <wps:wsp>
                      <wps:cNvCnPr/>
                      <wps:spPr>
                        <a:xfrm>
                          <a:off x="0" y="0"/>
                          <a:ext cx="1438275" cy="0"/>
                        </a:xfrm>
                        <a:prstGeom prst="line">
                          <a:avLst/>
                        </a:prstGeom>
                        <a:noFill/>
                        <a:ln w="25400" cap="flat" cmpd="sng" algn="ctr">
                          <a:solidFill>
                            <a:srgbClr val="F79646"/>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67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20.7pt,7.1pt" to="533.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" strokecolor="#f79646" strokeweight="2pt">
                <v:shadow on="t" color="black" opacity="24903f" origin=",.5" offset="0,.55556mm"/>
              </v:line>
            </w:pict>
          </mc:Fallback>
        </mc:AlternateContent>
      </w:r>
    </w:p>
    <w:p w:rsidR="00875985" w:rsidRDefault="00875985" w:rsidP="00875985"/>
    <w:p w:rsidR="00875985" w:rsidRDefault="00875985" w:rsidP="00875985"/>
    <w:p w:rsidR="00875985" w:rsidRPr="00875985" w:rsidRDefault="001F5DCB" w:rsidP="00875985">
      <w:r>
        <w:rPr>
          <w:noProof/>
        </w:rPr>
        <mc:AlternateContent>
          <mc:Choice Requires="wps">
            <w:drawing>
              <wp:anchor distT="91440" distB="137160" distL="114300" distR="114300" simplePos="0" relativeHeight="251686912" behindDoc="0" locked="0" layoutInCell="0" allowOverlap="1" wp14:anchorId="7C507DCC" wp14:editId="36F6F731">
                <wp:simplePos x="0" y="0"/>
                <wp:positionH relativeFrom="page">
                  <wp:posOffset>1762125</wp:posOffset>
                </wp:positionH>
                <wp:positionV relativeFrom="page">
                  <wp:posOffset>8772525</wp:posOffset>
                </wp:positionV>
                <wp:extent cx="5391150" cy="1028700"/>
                <wp:effectExtent l="1104900" t="190500" r="19050" b="19050"/>
                <wp:wrapSquare wrapText="bothSides"/>
                <wp:docPr id="298"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91150" cy="1028700"/>
                        </a:xfrm>
                        <a:prstGeom prst="rect">
                          <a:avLst/>
                        </a:prstGeom>
                        <a:solidFill>
                          <a:schemeClr val="tx2">
                            <a:lumMod val="75000"/>
                          </a:schemeClr>
                        </a:solidFill>
                        <a:effectLst>
                          <a:outerShdw dist="1113790" dir="11340000" rotWithShape="0">
                            <a:schemeClr val="accent6"/>
                          </a:outerShdw>
                        </a:effectLst>
                        <a:extLst/>
                      </wps:spPr>
                      <wps:style>
                        <a:lnRef idx="1">
                          <a:schemeClr val="accent3"/>
                        </a:lnRef>
                        <a:fillRef idx="3">
                          <a:schemeClr val="accent3"/>
                        </a:fillRef>
                        <a:effectRef idx="2">
                          <a:schemeClr val="accent3"/>
                        </a:effectRef>
                        <a:fontRef idx="minor">
                          <a:schemeClr val="lt1"/>
                        </a:fontRef>
                      </wps:style>
                      <wps:txbx>
                        <w:txbxContent>
                          <w:p w:rsidR="001F5DCB" w:rsidRPr="001F5DCB" w:rsidRDefault="001F5DCB" w:rsidP="001F5DCB">
                            <w:pPr>
                              <w:jc w:val="center"/>
                              <w:rPr>
                                <w:rFonts w:asciiTheme="majorHAnsi" w:eastAsiaTheme="majorEastAsia" w:hAnsiTheme="majorHAnsi" w:cstheme="majorBidi"/>
                                <w:i/>
                                <w:iCs/>
                                <w:color w:val="FFFFFF" w:themeColor="background1"/>
                                <w:sz w:val="32"/>
                                <w:szCs w:val="32"/>
                              </w:rPr>
                            </w:pPr>
                            <w:r w:rsidRPr="001F5DCB">
                              <w:rPr>
                                <w:rFonts w:asciiTheme="majorHAnsi" w:eastAsiaTheme="majorEastAsia" w:hAnsiTheme="majorHAnsi" w:cstheme="majorBidi"/>
                                <w:i/>
                                <w:iCs/>
                                <w:color w:val="FFFFFF" w:themeColor="background1"/>
                                <w:sz w:val="32"/>
                                <w:szCs w:val="32"/>
                              </w:rPr>
                              <w:t>The more familiar with collections in the Browse Collection tree, the easier navigation will be for the user</w:t>
                            </w:r>
                            <w:r>
                              <w:rPr>
                                <w:rFonts w:asciiTheme="majorHAnsi" w:eastAsiaTheme="majorEastAsia" w:hAnsiTheme="majorHAnsi" w:cstheme="majorBidi"/>
                                <w:i/>
                                <w:iCs/>
                                <w:color w:val="FFFFFF" w:themeColor="background1"/>
                                <w:sz w:val="32"/>
                                <w:szCs w:val="32"/>
                              </w:rPr>
                              <w:t>.</w:t>
                            </w:r>
                          </w:p>
                        </w:txbxContent>
                      </wps:txbx>
                      <wps:bodyPr rot="0" vert="horz" wrap="square" lIns="457200" tIns="91440" rIns="13716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041" style="position:absolute;margin-left:138.75pt;margin-top:690.75pt;width:424.5pt;height:81pt;flip:x;z-index:251686912;visibility:visible;mso-wrap-style:square;mso-width-percent:0;mso-height-percent:0;mso-wrap-distance-left:9pt;mso-wrap-distance-top:7.2pt;mso-wrap-distance-right:9pt;mso-wrap-distance-bottom:10.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" o:allowincell="f" fillcolor="#17365d [2415]" strokecolor="#94b64e [3046]">
                <v:shadow on="t" color="#f79646 [3209]" origin=",.5" offset="-30.55769mm,-4.83986mm"/>
                <v:textbox inset="36pt,7.2pt,10.8pt,0">
                  <w:txbxContent>
                    <w:p w:rsidR="001F5DCB" w:rsidRPr="001F5DCB" w:rsidRDefault="001F5DCB" w:rsidP="001F5DCB">
                      <w:pPr>
                        <w:jc w:val="center"/>
                        <w:rPr>
                          <w:rFonts w:asciiTheme="majorHAnsi" w:eastAsiaTheme="majorEastAsia" w:hAnsiTheme="majorHAnsi" w:cstheme="majorBidi"/>
                          <w:i/>
                          <w:iCs/>
                          <w:color w:val="FFFFFF" w:themeColor="background1"/>
                          <w:sz w:val="32"/>
                          <w:szCs w:val="32"/>
                        </w:rPr>
                      </w:pPr>
                      <w:r w:rsidRPr="001F5DCB">
                        <w:rPr>
                          <w:rFonts w:asciiTheme="majorHAnsi" w:eastAsiaTheme="majorEastAsia" w:hAnsiTheme="majorHAnsi" w:cstheme="majorBidi"/>
                          <w:i/>
                          <w:iCs/>
                          <w:color w:val="FFFFFF" w:themeColor="background1"/>
                          <w:sz w:val="32"/>
                          <w:szCs w:val="32"/>
                        </w:rPr>
                        <w:t>The more familiar with collections in the Browse Collection tree, the easier navigation will be for the user</w:t>
                      </w:r>
                      <w:r>
                        <w:rPr>
                          <w:rFonts w:asciiTheme="majorHAnsi" w:eastAsiaTheme="majorEastAsia" w:hAnsiTheme="majorHAnsi" w:cstheme="majorBidi"/>
                          <w:i/>
                          <w:iCs/>
                          <w:color w:val="FFFFFF" w:themeColor="background1"/>
                          <w:sz w:val="32"/>
                          <w:szCs w:val="32"/>
                        </w:rPr>
                        <w:t>.</w:t>
                      </w:r>
                    </w:p>
                  </w:txbxContent>
                </v:textbox>
                <w10:wrap type="square" anchorx="page" anchory="page"/>
              </v:rect>
            </w:pict>
          </mc:Fallback>
        </mc:AlternateContent>
      </w:r>
    </w:p>
    <w:p w:rsidR="00131590" w:rsidRPr="00131590" w:rsidRDefault="00E52BC2" w:rsidP="00EC01EA">
      <w:pPr>
        <w:pStyle w:val="Heading1"/>
      </w:pPr>
      <w:bookmarkStart w:id="21" w:name="_Toc356915857"/>
      <w:r>
        <w:lastRenderedPageBreak/>
        <w:t xml:space="preserve">Entering </w:t>
      </w:r>
      <w:r w:rsidR="00131590" w:rsidRPr="00131590">
        <w:t>Resource</w:t>
      </w:r>
      <w:r>
        <w:t>s</w:t>
      </w:r>
      <w:r w:rsidR="00131590" w:rsidRPr="00131590">
        <w:t xml:space="preserve"> into Repository</w:t>
      </w:r>
      <w:bookmarkEnd w:id="21"/>
    </w:p>
    <w:p w:rsidR="00131590" w:rsidRPr="00131590" w:rsidRDefault="00131590" w:rsidP="00131590"/>
    <w:p w:rsidR="00131590" w:rsidRPr="00131590" w:rsidRDefault="00131590" w:rsidP="00131590">
      <w:r>
        <w:rPr>
          <w:noProof/>
        </w:rPr>
        <w:drawing>
          <wp:inline distT="0" distB="0" distL="0" distR="0" wp14:anchorId="0FF42CEC" wp14:editId="256C03B2">
            <wp:extent cx="5876925" cy="29527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inasUserHomeMenu.PNG"/>
                    <pic:cNvPicPr/>
                  </pic:nvPicPr>
                  <pic:blipFill>
                    <a:blip r:embed="rId21">
                      <a:extLst>
                        <a:ext uri="{28A0092B-C50C-407E-A947-70E740481C1C}">
                          <a14:useLocalDpi xmlns:a14="http://schemas.microsoft.com/office/drawing/2010/main" val="0"/>
                        </a:ext>
                      </a:extLst>
                    </a:blip>
                    <a:stretch>
                      <a:fillRect/>
                    </a:stretch>
                  </pic:blipFill>
                  <pic:spPr>
                    <a:xfrm>
                      <a:off x="0" y="0"/>
                      <a:ext cx="6009640" cy="301943"/>
                    </a:xfrm>
                    <a:prstGeom prst="rect">
                      <a:avLst/>
                    </a:prstGeom>
                  </pic:spPr>
                </pic:pic>
              </a:graphicData>
            </a:graphic>
          </wp:inline>
        </w:drawing>
      </w:r>
    </w:p>
    <w:p w:rsidR="00B25274" w:rsidRPr="006023EA" w:rsidRDefault="00E52BC2" w:rsidP="00C95B1E">
      <w:pPr>
        <w:rPr>
          <w:sz w:val="24"/>
          <w:szCs w:val="24"/>
        </w:rPr>
      </w:pPr>
      <w:r>
        <w:rPr>
          <w:sz w:val="24"/>
          <w:szCs w:val="24"/>
        </w:rPr>
        <w:t>After logging in, t</w:t>
      </w:r>
      <w:r w:rsidR="00131590" w:rsidRPr="00131590">
        <w:rPr>
          <w:sz w:val="24"/>
          <w:szCs w:val="24"/>
        </w:rPr>
        <w:t xml:space="preserve">here are two options </w:t>
      </w:r>
      <w:r>
        <w:rPr>
          <w:sz w:val="24"/>
          <w:szCs w:val="24"/>
        </w:rPr>
        <w:t xml:space="preserve">on the Home page </w:t>
      </w:r>
      <w:r w:rsidR="00131590" w:rsidRPr="00131590">
        <w:rPr>
          <w:sz w:val="24"/>
          <w:szCs w:val="24"/>
        </w:rPr>
        <w:t xml:space="preserve">for entering a new resource: </w:t>
      </w:r>
      <w:r>
        <w:rPr>
          <w:sz w:val="24"/>
          <w:szCs w:val="24"/>
        </w:rPr>
        <w:t xml:space="preserve">     </w:t>
      </w:r>
      <w:r w:rsidR="00131590" w:rsidRPr="00131590">
        <w:rPr>
          <w:sz w:val="24"/>
          <w:szCs w:val="24"/>
        </w:rPr>
        <w:t>Create a new Resource</w:t>
      </w:r>
      <w:r>
        <w:rPr>
          <w:sz w:val="24"/>
          <w:szCs w:val="24"/>
        </w:rPr>
        <w:t>,</w:t>
      </w:r>
      <w:r w:rsidR="00131590" w:rsidRPr="00131590">
        <w:rPr>
          <w:sz w:val="24"/>
          <w:szCs w:val="24"/>
        </w:rPr>
        <w:t xml:space="preserve"> or</w:t>
      </w:r>
      <w:r w:rsidR="009F4EBB">
        <w:rPr>
          <w:sz w:val="24"/>
          <w:szCs w:val="24"/>
        </w:rPr>
        <w:t>,</w:t>
      </w:r>
      <w:r w:rsidR="00131590" w:rsidRPr="00131590">
        <w:rPr>
          <w:sz w:val="24"/>
          <w:szCs w:val="24"/>
        </w:rPr>
        <w:t xml:space="preserve"> Harvest Remote (and local) Metadata.</w:t>
      </w:r>
    </w:p>
    <w:p w:rsidR="00131590" w:rsidRDefault="00131590" w:rsidP="00C95B1E">
      <w:pPr>
        <w:pStyle w:val="Heading2"/>
        <w:spacing w:before="240" w:after="240"/>
        <w:jc w:val="center"/>
        <w:rPr>
          <w:color w:val="365F91" w:themeColor="accent1" w:themeShade="BF"/>
          <w:sz w:val="32"/>
          <w:szCs w:val="32"/>
        </w:rPr>
      </w:pPr>
      <w:bookmarkStart w:id="22" w:name="_Toc356915858"/>
      <w:r w:rsidRPr="00131590">
        <w:rPr>
          <w:color w:val="365F91" w:themeColor="accent1" w:themeShade="BF"/>
          <w:sz w:val="32"/>
          <w:szCs w:val="32"/>
        </w:rPr>
        <w:t>Create a New Resource</w:t>
      </w:r>
      <w:bookmarkEnd w:id="22"/>
    </w:p>
    <w:p w:rsidR="00131590" w:rsidRPr="00131590" w:rsidRDefault="00617785" w:rsidP="00C95B1E">
      <w:r>
        <w:t>S</w:t>
      </w:r>
      <w:r w:rsidR="00D15D25">
        <w:t>elect the</w:t>
      </w:r>
      <w:r w:rsidR="00131590">
        <w:t xml:space="preserve"> “Create a New Resource” link after logging in</w:t>
      </w:r>
      <w:r w:rsidR="009F4EBB">
        <w:t>;</w:t>
      </w:r>
      <w:r w:rsidR="00D15D25">
        <w:t xml:space="preserve"> the user then will be sent to a fresh page where new data </w:t>
      </w:r>
      <w:r w:rsidR="009F4EBB">
        <w:t xml:space="preserve">can be entered </w:t>
      </w:r>
      <w:r w:rsidR="00D15D25">
        <w:t xml:space="preserve">into the system, example below. </w:t>
      </w:r>
    </w:p>
    <w:p w:rsidR="00131590" w:rsidRPr="00131590" w:rsidRDefault="00131590" w:rsidP="00131590"/>
    <w:p w:rsidR="00131590" w:rsidRDefault="00131590" w:rsidP="00131590">
      <w:pPr>
        <w:jc w:val="center"/>
        <w:rPr>
          <w:sz w:val="24"/>
          <w:szCs w:val="24"/>
        </w:rPr>
      </w:pPr>
      <w:r>
        <w:rPr>
          <w:noProof/>
          <w:sz w:val="24"/>
          <w:szCs w:val="24"/>
        </w:rPr>
        <w:drawing>
          <wp:inline distT="0" distB="0" distL="0" distR="0" wp14:anchorId="3BD692B7" wp14:editId="31C74229">
            <wp:extent cx="5319423" cy="4389661"/>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New Record.PNG"/>
                    <pic:cNvPicPr/>
                  </pic:nvPicPr>
                  <pic:blipFill rotWithShape="1">
                    <a:blip r:embed="rId22">
                      <a:extLst>
                        <a:ext uri="{28A0092B-C50C-407E-A947-70E740481C1C}">
                          <a14:useLocalDpi xmlns:a14="http://schemas.microsoft.com/office/drawing/2010/main" val="0"/>
                        </a:ext>
                      </a:extLst>
                    </a:blip>
                    <a:srcRect t="4453"/>
                    <a:stretch/>
                  </pic:blipFill>
                  <pic:spPr bwMode="auto">
                    <a:xfrm>
                      <a:off x="0" y="0"/>
                      <a:ext cx="5318106" cy="4388574"/>
                    </a:xfrm>
                    <a:prstGeom prst="rect">
                      <a:avLst/>
                    </a:prstGeom>
                    <a:ln>
                      <a:noFill/>
                    </a:ln>
                    <a:extLst>
                      <a:ext uri="{53640926-AAD7-44D8-BBD7-CCE9431645EC}">
                        <a14:shadowObscured xmlns:a14="http://schemas.microsoft.com/office/drawing/2010/main"/>
                      </a:ext>
                    </a:extLst>
                  </pic:spPr>
                </pic:pic>
              </a:graphicData>
            </a:graphic>
          </wp:inline>
        </w:drawing>
      </w:r>
    </w:p>
    <w:p w:rsidR="00D15D25" w:rsidRPr="00D15D25" w:rsidRDefault="00D15D25" w:rsidP="00D15D25">
      <w:pPr>
        <w:pStyle w:val="Heading3"/>
        <w:jc w:val="center"/>
        <w:rPr>
          <w:color w:val="365F91" w:themeColor="accent1" w:themeShade="BF"/>
          <w:sz w:val="32"/>
          <w:szCs w:val="32"/>
        </w:rPr>
      </w:pPr>
      <w:bookmarkStart w:id="23" w:name="_Toc356915859"/>
      <w:r w:rsidRPr="00D15D25">
        <w:rPr>
          <w:color w:val="365F91" w:themeColor="accent1" w:themeShade="BF"/>
          <w:sz w:val="32"/>
          <w:szCs w:val="32"/>
        </w:rPr>
        <w:t>Entering Data: Fields</w:t>
      </w:r>
      <w:bookmarkEnd w:id="23"/>
    </w:p>
    <w:p w:rsidR="00D019C0" w:rsidRDefault="00D019C0" w:rsidP="00131590">
      <w:pPr>
        <w:jc w:val="center"/>
        <w:rPr>
          <w:sz w:val="24"/>
          <w:szCs w:val="24"/>
          <w:u w:val="single"/>
        </w:rPr>
      </w:pPr>
    </w:p>
    <w:p w:rsidR="00131590" w:rsidRPr="004A27E9" w:rsidRDefault="004A27E9" w:rsidP="00131590">
      <w:pPr>
        <w:jc w:val="center"/>
        <w:rPr>
          <w:sz w:val="24"/>
          <w:szCs w:val="24"/>
          <w:u w:val="single"/>
        </w:rPr>
      </w:pPr>
      <w:r w:rsidRPr="004A27E9">
        <w:rPr>
          <w:sz w:val="24"/>
          <w:szCs w:val="24"/>
          <w:u w:val="single"/>
        </w:rPr>
        <w:lastRenderedPageBreak/>
        <w:t>When filling out fields, make sure that the content is spelled correctly and that the data is as well formed as possible. The goal is to leave no field empty when publishing.</w:t>
      </w:r>
    </w:p>
    <w:p w:rsidR="004A27E9" w:rsidRDefault="004A27E9" w:rsidP="004A27E9">
      <w:pPr>
        <w:pStyle w:val="Heading4"/>
        <w:rPr>
          <w:sz w:val="24"/>
          <w:szCs w:val="24"/>
        </w:rPr>
      </w:pPr>
      <w:r>
        <w:rPr>
          <w:sz w:val="24"/>
          <w:szCs w:val="24"/>
        </w:rPr>
        <w:t>Manage collections:</w:t>
      </w:r>
    </w:p>
    <w:p w:rsidR="004A27E9" w:rsidRDefault="004A27E9" w:rsidP="008D5C5E">
      <w:pPr>
        <w:spacing w:after="0" w:line="240" w:lineRule="auto"/>
      </w:pPr>
      <w:r>
        <w:t>This is a very important field to populate. You want, at least</w:t>
      </w:r>
      <w:r w:rsidR="008D5C5E">
        <w:t>, the</w:t>
      </w:r>
      <w:r>
        <w:t xml:space="preserve"> state name, the type of data being submitted (which may be a collection you have already made), the Source Organization/Data</w:t>
      </w:r>
      <w:r w:rsidR="008D5C5E">
        <w:t xml:space="preserve"> </w:t>
      </w:r>
      <w:r>
        <w:t xml:space="preserve">Provider, and the Resource Accessibility Type. </w:t>
      </w:r>
    </w:p>
    <w:p w:rsidR="008D5C5E" w:rsidRDefault="008D5C5E" w:rsidP="008D5C5E">
      <w:pPr>
        <w:spacing w:after="0" w:line="240" w:lineRule="auto"/>
      </w:pPr>
    </w:p>
    <w:p w:rsidR="008D5C5E" w:rsidRDefault="008D5C5E" w:rsidP="008D5C5E">
      <w:pPr>
        <w:pStyle w:val="ListParagraph"/>
        <w:numPr>
          <w:ilvl w:val="0"/>
          <w:numId w:val="6"/>
        </w:numPr>
        <w:spacing w:after="0" w:line="240" w:lineRule="auto"/>
      </w:pPr>
      <w:r>
        <w:t>To add a collection</w:t>
      </w:r>
      <w:r w:rsidR="00BF2C75">
        <w:t>,</w:t>
      </w:r>
      <w:r>
        <w:t xml:space="preserve"> </w:t>
      </w:r>
      <w:r w:rsidR="00BF2C75">
        <w:t>s</w:t>
      </w:r>
      <w:r>
        <w:t>elect the link “</w:t>
      </w:r>
      <w:r w:rsidR="00BF2C75">
        <w:t>A</w:t>
      </w:r>
      <w:r>
        <w:t>dd to a new Collection”.</w:t>
      </w:r>
    </w:p>
    <w:p w:rsidR="008D5C5E" w:rsidRDefault="008D5C5E" w:rsidP="008D5C5E">
      <w:pPr>
        <w:pStyle w:val="ListParagraph"/>
        <w:numPr>
          <w:ilvl w:val="0"/>
          <w:numId w:val="6"/>
        </w:numPr>
        <w:spacing w:after="0" w:line="240" w:lineRule="auto"/>
      </w:pPr>
      <w:r>
        <w:t>Type in the box what collection you want to add the resource to.</w:t>
      </w:r>
      <w:r w:rsidR="00BF2C75">
        <w:t xml:space="preserve">  (If you don’t know a collection, start typing the relevant state name; a drop down list will appear)</w:t>
      </w:r>
    </w:p>
    <w:p w:rsidR="008D5C5E" w:rsidRDefault="008D5C5E" w:rsidP="008D5C5E">
      <w:pPr>
        <w:pStyle w:val="ListParagraph"/>
        <w:numPr>
          <w:ilvl w:val="0"/>
          <w:numId w:val="6"/>
        </w:numPr>
        <w:spacing w:after="0" w:line="240" w:lineRule="auto"/>
      </w:pPr>
      <w:r>
        <w:t>A dropdown list will appear; select the collection that is relevant to your resource.</w:t>
      </w:r>
    </w:p>
    <w:p w:rsidR="009F67CC" w:rsidRDefault="009F67CC" w:rsidP="008D5C5E">
      <w:pPr>
        <w:pStyle w:val="Heading4"/>
        <w:rPr>
          <w:sz w:val="24"/>
          <w:szCs w:val="24"/>
          <w:highlight w:val="yellow"/>
        </w:rPr>
      </w:pPr>
      <w:bookmarkStart w:id="24" w:name="_Manage_File_Attachments:"/>
      <w:bookmarkEnd w:id="24"/>
    </w:p>
    <w:p w:rsidR="008D5C5E" w:rsidRPr="00C95B1E" w:rsidRDefault="004A27E9" w:rsidP="008D5C5E">
      <w:pPr>
        <w:pStyle w:val="Heading4"/>
        <w:rPr>
          <w:sz w:val="24"/>
          <w:szCs w:val="24"/>
        </w:rPr>
      </w:pPr>
      <w:r w:rsidRPr="00C95B1E">
        <w:rPr>
          <w:sz w:val="24"/>
          <w:szCs w:val="24"/>
        </w:rPr>
        <w:t>Manage File Attachments:</w:t>
      </w:r>
    </w:p>
    <w:p w:rsidR="0051283D" w:rsidRDefault="00A80FAC" w:rsidP="008D5C5E">
      <w:r w:rsidRPr="00C95B1E">
        <w:t xml:space="preserve">File attachments cannot be added until the </w:t>
      </w:r>
      <w:r w:rsidR="00C95B1E">
        <w:t xml:space="preserve">new </w:t>
      </w:r>
      <w:r w:rsidRPr="00C95B1E">
        <w:t xml:space="preserve">Resource </w:t>
      </w:r>
      <w:r w:rsidR="00C95B1E">
        <w:t>record has been</w:t>
      </w:r>
      <w:r w:rsidR="00C95B1E" w:rsidRPr="00C95B1E">
        <w:t xml:space="preserve"> completed and </w:t>
      </w:r>
      <w:r w:rsidRPr="00C95B1E">
        <w:t>saved.</w:t>
      </w:r>
      <w:r w:rsidR="00C95B1E">
        <w:t xml:space="preserve"> The file attachment link is under </w:t>
      </w:r>
      <w:r w:rsidR="008D5C5E" w:rsidRPr="00C95B1E">
        <w:t>Manag</w:t>
      </w:r>
      <w:r w:rsidR="008A2422" w:rsidRPr="00C95B1E">
        <w:t>e</w:t>
      </w:r>
      <w:r w:rsidR="008D5C5E" w:rsidRPr="00C95B1E">
        <w:t xml:space="preserve"> File A</w:t>
      </w:r>
      <w:r w:rsidR="00F05849" w:rsidRPr="00C95B1E">
        <w:t>ttachments</w:t>
      </w:r>
      <w:r w:rsidR="00C95B1E">
        <w:t xml:space="preserve">. The link will open a Browse box where you will locate the file to be uploaded. Select your file, </w:t>
      </w:r>
      <w:proofErr w:type="gramStart"/>
      <w:r w:rsidR="00C95B1E">
        <w:t>then</w:t>
      </w:r>
      <w:proofErr w:type="gramEnd"/>
      <w:r w:rsidR="00C95B1E">
        <w:t xml:space="preserve"> click on UPLOAD.</w:t>
      </w:r>
      <w:r w:rsidR="0051283D">
        <w:t xml:space="preserve"> You can add one file at a time and each file added will open a “Links” box for that resource.  </w:t>
      </w:r>
      <w:r w:rsidR="00C95B1E">
        <w:t xml:space="preserve">Your file metadata will appear in the “Links” field box. </w:t>
      </w:r>
    </w:p>
    <w:p w:rsidR="0051283D" w:rsidRPr="0051283D" w:rsidRDefault="00C95B1E" w:rsidP="0051283D">
      <w:pPr>
        <w:pStyle w:val="ListParagraph"/>
        <w:numPr>
          <w:ilvl w:val="0"/>
          <w:numId w:val="8"/>
        </w:numPr>
      </w:pPr>
      <w:r w:rsidRPr="0051283D">
        <w:t xml:space="preserve">The URL has been auto populated and should not be altered. </w:t>
      </w:r>
    </w:p>
    <w:p w:rsidR="0051283D" w:rsidRPr="0051283D" w:rsidRDefault="00C95B1E" w:rsidP="0051283D">
      <w:pPr>
        <w:pStyle w:val="ListParagraph"/>
        <w:numPr>
          <w:ilvl w:val="0"/>
          <w:numId w:val="8"/>
        </w:numPr>
      </w:pPr>
      <w:r w:rsidRPr="0051283D">
        <w:t xml:space="preserve">You can change the “Name” to make the file </w:t>
      </w:r>
      <w:r w:rsidR="0051283D" w:rsidRPr="0051283D">
        <w:t>title</w:t>
      </w:r>
      <w:r w:rsidRPr="0051283D">
        <w:t xml:space="preserve"> reflect a recognizable name for the specific data within.</w:t>
      </w:r>
      <w:r w:rsidR="0051283D" w:rsidRPr="0051283D">
        <w:t xml:space="preserve"> </w:t>
      </w:r>
    </w:p>
    <w:p w:rsidR="00C95B1E" w:rsidRPr="0051283D" w:rsidRDefault="0051283D" w:rsidP="0051283D">
      <w:pPr>
        <w:pStyle w:val="ListParagraph"/>
        <w:numPr>
          <w:ilvl w:val="0"/>
          <w:numId w:val="8"/>
        </w:numPr>
      </w:pPr>
      <w:r w:rsidRPr="0051283D">
        <w:t xml:space="preserve">Adding a “Description” is not mandatory but provides additional information on your data. </w:t>
      </w:r>
    </w:p>
    <w:p w:rsidR="008A2422" w:rsidRPr="0051283D" w:rsidRDefault="00DC44BA" w:rsidP="0051283D">
      <w:pPr>
        <w:pStyle w:val="ListParagraph"/>
        <w:numPr>
          <w:ilvl w:val="0"/>
          <w:numId w:val="8"/>
        </w:numPr>
        <w:spacing w:after="0" w:line="240" w:lineRule="auto"/>
      </w:pPr>
      <w:r w:rsidRPr="0051283D">
        <w:t>F</w:t>
      </w:r>
      <w:r w:rsidR="008D5C5E" w:rsidRPr="0051283D">
        <w:t>inally</w:t>
      </w:r>
      <w:r w:rsidR="00D11C24" w:rsidRPr="0051283D">
        <w:t>,</w:t>
      </w:r>
      <w:r w:rsidR="008D5C5E" w:rsidRPr="0051283D">
        <w:t xml:space="preserve"> add the </w:t>
      </w:r>
      <w:r w:rsidR="0051283D" w:rsidRPr="0051283D">
        <w:t>“D</w:t>
      </w:r>
      <w:r w:rsidR="008D5C5E" w:rsidRPr="0051283D">
        <w:t>istributor</w:t>
      </w:r>
      <w:r w:rsidR="0051283D" w:rsidRPr="0051283D">
        <w:t>”</w:t>
      </w:r>
      <w:r w:rsidR="008D5C5E" w:rsidRPr="0051283D">
        <w:t xml:space="preserve">. </w:t>
      </w:r>
      <w:r w:rsidR="0051283D" w:rsidRPr="0051283D">
        <w:t xml:space="preserve"> When you begin to type, </w:t>
      </w:r>
      <w:r w:rsidR="008D5C5E" w:rsidRPr="0051283D">
        <w:t xml:space="preserve">a drop down box </w:t>
      </w:r>
      <w:r w:rsidR="0051283D" w:rsidRPr="0051283D">
        <w:t xml:space="preserve">will appear with </w:t>
      </w:r>
      <w:r w:rsidR="008D5C5E" w:rsidRPr="0051283D">
        <w:t>a</w:t>
      </w:r>
      <w:r w:rsidR="0051283D" w:rsidRPr="0051283D">
        <w:t>ny</w:t>
      </w:r>
      <w:r w:rsidR="008D5C5E" w:rsidRPr="0051283D">
        <w:t xml:space="preserve"> distributor </w:t>
      </w:r>
      <w:r w:rsidR="0051283D" w:rsidRPr="0051283D">
        <w:t xml:space="preserve">listed in your record. Choose the Distributor name from the drop down list or enter a new name. </w:t>
      </w:r>
    </w:p>
    <w:p w:rsidR="008D5C5E" w:rsidRPr="0051283D" w:rsidRDefault="008A2422" w:rsidP="0051283D">
      <w:pPr>
        <w:pStyle w:val="ListParagraph"/>
        <w:numPr>
          <w:ilvl w:val="0"/>
          <w:numId w:val="8"/>
        </w:numPr>
        <w:spacing w:after="0" w:line="240" w:lineRule="auto"/>
      </w:pPr>
      <w:r w:rsidRPr="0051283D">
        <w:t>Save the Resource</w:t>
      </w:r>
      <w:r w:rsidR="008D5C5E" w:rsidRPr="0051283D">
        <w:t xml:space="preserve"> </w:t>
      </w:r>
      <w:r w:rsidR="0051283D" w:rsidRPr="0051283D">
        <w:t>record a final time.</w:t>
      </w:r>
    </w:p>
    <w:p w:rsidR="004A27E9" w:rsidRDefault="004A27E9" w:rsidP="004A27E9">
      <w:pPr>
        <w:pStyle w:val="Heading4"/>
        <w:rPr>
          <w:sz w:val="24"/>
          <w:szCs w:val="24"/>
        </w:rPr>
      </w:pPr>
      <w:bookmarkStart w:id="25" w:name="_Resource_Location:"/>
      <w:bookmarkEnd w:id="25"/>
      <w:r>
        <w:rPr>
          <w:sz w:val="24"/>
          <w:szCs w:val="24"/>
        </w:rPr>
        <w:t xml:space="preserve">Resource Location: </w:t>
      </w:r>
      <w:r w:rsidR="00CC6BB5">
        <w:rPr>
          <w:sz w:val="24"/>
          <w:szCs w:val="24"/>
        </w:rPr>
        <w:t xml:space="preserve"> </w:t>
      </w:r>
    </w:p>
    <w:p w:rsidR="00CC6BB5" w:rsidRDefault="00CC6BB5" w:rsidP="00CC6BB5">
      <w:r>
        <w:t>Depending on the type of resource</w:t>
      </w:r>
      <w:r w:rsidR="00AA0B8C">
        <w:t>,</w:t>
      </w:r>
      <w:r>
        <w:t xml:space="preserve"> you can use the bounding box to draw a rectangle or you can manually enter extents into each box: North, South, East, and West.  </w:t>
      </w:r>
    </w:p>
    <w:p w:rsidR="00CC6BB5" w:rsidRDefault="004C2372" w:rsidP="00CC6BB5">
      <w:r>
        <w:rPr>
          <w:b/>
          <w:noProof/>
        </w:rPr>
        <mc:AlternateContent>
          <mc:Choice Requires="wps">
            <w:drawing>
              <wp:anchor distT="0" distB="0" distL="114300" distR="114300" simplePos="0" relativeHeight="251687936" behindDoc="0" locked="0" layoutInCell="1" allowOverlap="1" wp14:anchorId="4441E3E7" wp14:editId="2ED0F9EC">
                <wp:simplePos x="0" y="0"/>
                <wp:positionH relativeFrom="column">
                  <wp:posOffset>1235710</wp:posOffset>
                </wp:positionH>
                <wp:positionV relativeFrom="paragraph">
                  <wp:posOffset>826770</wp:posOffset>
                </wp:positionV>
                <wp:extent cx="182245" cy="255905"/>
                <wp:effectExtent l="57150" t="38100" r="46355" b="86995"/>
                <wp:wrapNone/>
                <wp:docPr id="681" name="Straight Arrow Connector 681"/>
                <wp:cNvGraphicFramePr/>
                <a:graphic xmlns:a="http://schemas.openxmlformats.org/drawingml/2006/main">
                  <a:graphicData uri="http://schemas.microsoft.com/office/word/2010/wordprocessingShape">
                    <wps:wsp>
                      <wps:cNvCnPr/>
                      <wps:spPr>
                        <a:xfrm flipH="1">
                          <a:off x="0" y="0"/>
                          <a:ext cx="182245" cy="255905"/>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1" o:spid="_x0000_s1026" type="#_x0000_t32" style="position:absolute;margin-left:97.3pt;margin-top:65.1pt;width:14.35pt;height:20.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" strokecolor="#f79646 [3209]" strokeweight="3pt">
                <v:stroke endarrow="open"/>
                <v:shadow on="t" color="black" opacity="22937f" origin=",.5" offset="0,.63889mm"/>
              </v:shape>
            </w:pict>
          </mc:Fallback>
        </mc:AlternateContent>
      </w:r>
      <w:r w:rsidR="00CC6BB5" w:rsidRPr="00CC6BB5">
        <w:rPr>
          <w:b/>
        </w:rPr>
        <w:t>Drawing a Polygon:</w:t>
      </w:r>
      <w:r w:rsidR="00CC6BB5">
        <w:t xml:space="preserve"> Zoom in by clicking on the map</w:t>
      </w:r>
      <w:r w:rsidR="00AA0B8C">
        <w:t xml:space="preserve"> and using the mouse wheel, </w:t>
      </w:r>
      <w:r w:rsidR="00CC6BB5">
        <w:t>or by using the left plus sign</w:t>
      </w:r>
      <w:r w:rsidR="008D6F39">
        <w:t xml:space="preserve"> (on the map)</w:t>
      </w:r>
      <w:r w:rsidR="00AA0B8C">
        <w:t>.</w:t>
      </w:r>
      <w:r w:rsidR="00CC6BB5">
        <w:t xml:space="preserve"> </w:t>
      </w:r>
      <w:r w:rsidR="00AA0B8C">
        <w:t>W</w:t>
      </w:r>
      <w:r w:rsidR="00CC6BB5">
        <w:t>hen at desired point</w:t>
      </w:r>
      <w:r w:rsidR="00AA0B8C">
        <w:t>,</w:t>
      </w:r>
      <w:r w:rsidR="00CC6BB5">
        <w:t xml:space="preserve"> select the </w:t>
      </w:r>
      <w:r w:rsidR="006C62C8">
        <w:t xml:space="preserve">plus </w:t>
      </w:r>
      <w:r w:rsidR="00CC6BB5">
        <w:t xml:space="preserve">symbol </w:t>
      </w:r>
      <w:r w:rsidR="008D6F39">
        <w:t xml:space="preserve">in the blue box </w:t>
      </w:r>
      <w:r w:rsidR="00AA0B8C">
        <w:t>for</w:t>
      </w:r>
      <w:r w:rsidR="00CC6BB5">
        <w:t xml:space="preserve"> Resource </w:t>
      </w:r>
      <w:r w:rsidR="00AA0B8C">
        <w:t>L</w:t>
      </w:r>
      <w:r w:rsidR="00CC6BB5">
        <w:t xml:space="preserve">ocation and to the right. </w:t>
      </w:r>
      <w:r w:rsidR="006C62C8">
        <w:t>Place the pointer at one corner of the desired box extent, then hold down left mouse button and drag to finish the bounding box.</w:t>
      </w:r>
    </w:p>
    <w:p w:rsidR="00CC6BB5" w:rsidRDefault="00B1775A" w:rsidP="00CC6BB5">
      <w:r>
        <w:rPr>
          <w:noProof/>
        </w:rPr>
        <w:lastRenderedPageBreak/>
        <mc:AlternateContent>
          <mc:Choice Requires="wps">
            <w:drawing>
              <wp:anchor distT="0" distB="0" distL="114300" distR="114300" simplePos="0" relativeHeight="251688960" behindDoc="0" locked="0" layoutInCell="1" allowOverlap="1" wp14:anchorId="2210A6E2" wp14:editId="73DEDEE6">
                <wp:simplePos x="0" y="0"/>
                <wp:positionH relativeFrom="column">
                  <wp:posOffset>-1228725</wp:posOffset>
                </wp:positionH>
                <wp:positionV relativeFrom="paragraph">
                  <wp:posOffset>965835</wp:posOffset>
                </wp:positionV>
                <wp:extent cx="504825" cy="447675"/>
                <wp:effectExtent l="0" t="0" r="28575" b="28575"/>
                <wp:wrapNone/>
                <wp:docPr id="682" name="Rectangle 682"/>
                <wp:cNvGraphicFramePr/>
                <a:graphic xmlns:a="http://schemas.openxmlformats.org/drawingml/2006/main">
                  <a:graphicData uri="http://schemas.microsoft.com/office/word/2010/wordprocessingShape">
                    <wps:wsp>
                      <wps:cNvSpPr/>
                      <wps:spPr>
                        <a:xfrm>
                          <a:off x="0" y="0"/>
                          <a:ext cx="504825" cy="4476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2" o:spid="_x0000_s1026" style="position:absolute;margin-left:-96.75pt;margin-top:76.05pt;width:39.75pt;height:35.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" filled="f" strokecolor="#243f60 [1604]" strokeweight="2pt">
                <v:stroke dashstyle="3 1"/>
              </v:rect>
            </w:pict>
          </mc:Fallback>
        </mc:AlternateContent>
      </w:r>
      <w:r>
        <w:rPr>
          <w:noProof/>
        </w:rPr>
        <w:drawing>
          <wp:anchor distT="0" distB="0" distL="114300" distR="114300" simplePos="0" relativeHeight="251696128" behindDoc="0" locked="0" layoutInCell="1" allowOverlap="1" wp14:anchorId="481A239A" wp14:editId="2DD4A323">
            <wp:simplePos x="0" y="0"/>
            <wp:positionH relativeFrom="column">
              <wp:posOffset>1717675</wp:posOffset>
            </wp:positionH>
            <wp:positionV relativeFrom="paragraph">
              <wp:posOffset>132080</wp:posOffset>
            </wp:positionV>
            <wp:extent cx="4139565" cy="1447800"/>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ts_points.PNG"/>
                    <pic:cNvPicPr/>
                  </pic:nvPicPr>
                  <pic:blipFill>
                    <a:blip r:embed="rId23">
                      <a:extLst>
                        <a:ext uri="{28A0092B-C50C-407E-A947-70E740481C1C}">
                          <a14:useLocalDpi xmlns:a14="http://schemas.microsoft.com/office/drawing/2010/main" val="0"/>
                        </a:ext>
                      </a:extLst>
                    </a:blip>
                    <a:stretch>
                      <a:fillRect/>
                    </a:stretch>
                  </pic:blipFill>
                  <pic:spPr>
                    <a:xfrm>
                      <a:off x="0" y="0"/>
                      <a:ext cx="4139565" cy="144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0" locked="0" layoutInCell="1" allowOverlap="1" wp14:anchorId="51834789" wp14:editId="345C3A19">
            <wp:simplePos x="0" y="0"/>
            <wp:positionH relativeFrom="column">
              <wp:posOffset>-5080</wp:posOffset>
            </wp:positionH>
            <wp:positionV relativeFrom="paragraph">
              <wp:posOffset>61595</wp:posOffset>
            </wp:positionV>
            <wp:extent cx="1590675" cy="2200275"/>
            <wp:effectExtent l="0" t="0" r="9525" b="9525"/>
            <wp:wrapSquare wrapText="bothSides"/>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t_Bounding area.PNG"/>
                    <pic:cNvPicPr/>
                  </pic:nvPicPr>
                  <pic:blipFill>
                    <a:blip r:embed="rId24">
                      <a:extLst>
                        <a:ext uri="{28A0092B-C50C-407E-A947-70E740481C1C}">
                          <a14:useLocalDpi xmlns:a14="http://schemas.microsoft.com/office/drawing/2010/main" val="0"/>
                        </a:ext>
                      </a:extLst>
                    </a:blip>
                    <a:stretch>
                      <a:fillRect/>
                    </a:stretch>
                  </pic:blipFill>
                  <pic:spPr>
                    <a:xfrm>
                      <a:off x="0" y="0"/>
                      <a:ext cx="1590675" cy="2200275"/>
                    </a:xfrm>
                    <a:prstGeom prst="rect">
                      <a:avLst/>
                    </a:prstGeom>
                  </pic:spPr>
                </pic:pic>
              </a:graphicData>
            </a:graphic>
            <wp14:sizeRelH relativeFrom="page">
              <wp14:pctWidth>0</wp14:pctWidth>
            </wp14:sizeRelH>
            <wp14:sizeRelV relativeFrom="page">
              <wp14:pctHeight>0</wp14:pctHeight>
            </wp14:sizeRelV>
          </wp:anchor>
        </w:drawing>
      </w:r>
    </w:p>
    <w:p w:rsidR="004A27E9" w:rsidRDefault="004A27E9" w:rsidP="004A27E9">
      <w:pPr>
        <w:pStyle w:val="Heading4"/>
        <w:rPr>
          <w:sz w:val="24"/>
          <w:szCs w:val="24"/>
        </w:rPr>
      </w:pPr>
      <w:r>
        <w:rPr>
          <w:sz w:val="24"/>
          <w:szCs w:val="24"/>
        </w:rPr>
        <w:t>Title:</w:t>
      </w:r>
    </w:p>
    <w:p w:rsidR="00FD248D" w:rsidRPr="00FD248D" w:rsidRDefault="00FD248D" w:rsidP="00FD248D">
      <w:r>
        <w:t>The title should be descriptive and short</w:t>
      </w:r>
      <w:r w:rsidR="00484B8C">
        <w:t>,</w:t>
      </w:r>
      <w:r>
        <w:t xml:space="preserve"> i.e. “Arizona Borehole Temperatures”.  Never include degree symbols, ampersands, or any other non-commonly used special characters. </w:t>
      </w:r>
    </w:p>
    <w:p w:rsidR="004A27E9" w:rsidRDefault="004A27E9" w:rsidP="004A27E9">
      <w:pPr>
        <w:pStyle w:val="Heading4"/>
        <w:rPr>
          <w:sz w:val="24"/>
          <w:szCs w:val="24"/>
        </w:rPr>
      </w:pPr>
      <w:r>
        <w:rPr>
          <w:sz w:val="24"/>
          <w:szCs w:val="24"/>
        </w:rPr>
        <w:t>Description:</w:t>
      </w:r>
    </w:p>
    <w:p w:rsidR="00FD248D" w:rsidRPr="00FD248D" w:rsidRDefault="00FD248D" w:rsidP="00FD248D">
      <w:r>
        <w:t xml:space="preserve">The Description </w:t>
      </w:r>
      <w:r w:rsidR="00484B8C">
        <w:t xml:space="preserve">may </w:t>
      </w:r>
      <w:r>
        <w:t xml:space="preserve">also </w:t>
      </w:r>
      <w:r w:rsidR="00484B8C">
        <w:t xml:space="preserve">be </w:t>
      </w:r>
      <w:r>
        <w:t xml:space="preserve">the Abstract; this content should be spelled correctly </w:t>
      </w:r>
      <w:r w:rsidR="00AA07E5">
        <w:t xml:space="preserve">and </w:t>
      </w:r>
      <w:r>
        <w:t>contain clear details about what the resource is. Th</w:t>
      </w:r>
      <w:r w:rsidR="0051283D">
        <w:t>e description</w:t>
      </w:r>
      <w:r>
        <w:t xml:space="preserve"> should not include </w:t>
      </w:r>
      <w:r w:rsidR="0051283D">
        <w:t xml:space="preserve">the </w:t>
      </w:r>
      <w:r>
        <w:t xml:space="preserve">file </w:t>
      </w:r>
      <w:proofErr w:type="gramStart"/>
      <w:r>
        <w:t>name</w:t>
      </w:r>
      <w:r w:rsidR="00484B8C">
        <w:t>,</w:t>
      </w:r>
      <w:proofErr w:type="gramEnd"/>
      <w:r>
        <w:t xml:space="preserve"> any non-commonly used special characters, and must </w:t>
      </w:r>
      <w:r w:rsidR="00AE083B">
        <w:t xml:space="preserve">be </w:t>
      </w:r>
      <w:r>
        <w:t>at least 50 characters</w:t>
      </w:r>
      <w:r w:rsidR="00D044BC">
        <w:t xml:space="preserve"> in length</w:t>
      </w:r>
      <w:r>
        <w:t xml:space="preserve">. </w:t>
      </w:r>
    </w:p>
    <w:p w:rsidR="004A27E9" w:rsidRDefault="004A27E9" w:rsidP="004A27E9">
      <w:pPr>
        <w:pStyle w:val="Heading4"/>
        <w:rPr>
          <w:sz w:val="24"/>
          <w:szCs w:val="24"/>
        </w:rPr>
      </w:pPr>
      <w:r>
        <w:rPr>
          <w:sz w:val="24"/>
          <w:szCs w:val="24"/>
        </w:rPr>
        <w:t>Publication Date:</w:t>
      </w:r>
    </w:p>
    <w:p w:rsidR="00FD248D" w:rsidRPr="00FD248D" w:rsidRDefault="00FD248D" w:rsidP="00FD248D">
      <w:r>
        <w:t xml:space="preserve">Publication Date can be entered by </w:t>
      </w:r>
      <w:r w:rsidR="001F2E6E">
        <w:t xml:space="preserve">clicking in </w:t>
      </w:r>
      <w:r>
        <w:t>the field and selecting a date</w:t>
      </w:r>
      <w:r w:rsidR="001F2E6E">
        <w:t>;</w:t>
      </w:r>
      <w:r>
        <w:t xml:space="preserve"> if </w:t>
      </w:r>
      <w:r w:rsidR="001F2E6E">
        <w:t xml:space="preserve">the </w:t>
      </w:r>
      <w:r>
        <w:t xml:space="preserve">resource is much older you can enter it manually by selecting the </w:t>
      </w:r>
      <w:r w:rsidR="001F2E6E">
        <w:t>a</w:t>
      </w:r>
      <w:r>
        <w:t xml:space="preserve">rrow on the right of the </w:t>
      </w:r>
      <w:r w:rsidR="001F2E6E">
        <w:t xml:space="preserve">month or year </w:t>
      </w:r>
      <w:r>
        <w:t xml:space="preserve">field box and typing </w:t>
      </w:r>
      <w:r w:rsidR="001F2E6E">
        <w:t xml:space="preserve">or selecting </w:t>
      </w:r>
      <w:r>
        <w:t xml:space="preserve">the date. </w:t>
      </w:r>
    </w:p>
    <w:p w:rsidR="004A27E9" w:rsidRDefault="004A27E9" w:rsidP="004A27E9">
      <w:pPr>
        <w:pStyle w:val="Heading4"/>
        <w:rPr>
          <w:sz w:val="24"/>
          <w:szCs w:val="24"/>
        </w:rPr>
      </w:pPr>
      <w:r>
        <w:rPr>
          <w:sz w:val="24"/>
          <w:szCs w:val="24"/>
        </w:rPr>
        <w:t>Resource ID:</w:t>
      </w:r>
    </w:p>
    <w:p w:rsidR="00FD248D" w:rsidRPr="00FD248D" w:rsidRDefault="00FD248D" w:rsidP="00FD248D">
      <w:r>
        <w:t>Optional, if the resource alre</w:t>
      </w:r>
      <w:r w:rsidR="00470A4A">
        <w:t>ady has its own unique ID</w:t>
      </w:r>
      <w:r w:rsidR="00CE35BD">
        <w:t xml:space="preserve">, </w:t>
      </w:r>
      <w:r w:rsidR="00470A4A">
        <w:t>enter</w:t>
      </w:r>
      <w:r>
        <w:t xml:space="preserve"> it</w:t>
      </w:r>
      <w:r w:rsidR="00CE35BD">
        <w:t xml:space="preserve"> here;</w:t>
      </w:r>
      <w:r>
        <w:t xml:space="preserve"> if not</w:t>
      </w:r>
      <w:r w:rsidR="00470A4A">
        <w:t xml:space="preserve"> -</w:t>
      </w:r>
      <w:r>
        <w:t xml:space="preserve"> one will </w:t>
      </w:r>
      <w:r w:rsidR="00470A4A">
        <w:t xml:space="preserve">be </w:t>
      </w:r>
      <w:r w:rsidR="00CE35BD">
        <w:t>automatically entered.</w:t>
      </w:r>
    </w:p>
    <w:p w:rsidR="004A27E9" w:rsidRDefault="004A27E9" w:rsidP="004A27E9">
      <w:pPr>
        <w:pStyle w:val="Heading4"/>
        <w:rPr>
          <w:sz w:val="24"/>
          <w:szCs w:val="24"/>
        </w:rPr>
      </w:pPr>
      <w:r>
        <w:rPr>
          <w:sz w:val="24"/>
          <w:szCs w:val="24"/>
        </w:rPr>
        <w:t>Keywords:</w:t>
      </w:r>
    </w:p>
    <w:p w:rsidR="00470A4A" w:rsidRPr="00470A4A" w:rsidRDefault="006C5F80" w:rsidP="00470A4A">
      <w:r>
        <w:t xml:space="preserve">To </w:t>
      </w:r>
      <w:r w:rsidR="00470A4A">
        <w:t>enter keywords</w:t>
      </w:r>
      <w:r>
        <w:t>,</w:t>
      </w:r>
      <w:r w:rsidR="00470A4A">
        <w:t xml:space="preserve"> </w:t>
      </w:r>
      <w:r>
        <w:t xml:space="preserve">click on </w:t>
      </w:r>
      <w:r w:rsidR="00470A4A">
        <w:t>the green button next to the word “Keywords”</w:t>
      </w:r>
      <w:r>
        <w:t>.</w:t>
      </w:r>
      <w:r w:rsidR="00470A4A">
        <w:t xml:space="preserve"> </w:t>
      </w:r>
      <w:r>
        <w:t>E</w:t>
      </w:r>
      <w:r w:rsidR="00470A4A">
        <w:t xml:space="preserve">mpty </w:t>
      </w:r>
      <w:r>
        <w:t xml:space="preserve">fields will open </w:t>
      </w:r>
      <w:r w:rsidR="00470A4A">
        <w:t>for the user to</w:t>
      </w:r>
      <w:r w:rsidR="00AA07E5">
        <w:t xml:space="preserve"> complete</w:t>
      </w:r>
      <w:r w:rsidR="00470A4A">
        <w:t xml:space="preserve">. </w:t>
      </w:r>
      <w:r>
        <w:t xml:space="preserve">Each keyword or key term must be on a separate line. </w:t>
      </w:r>
      <w:r w:rsidR="00470A4A">
        <w:t xml:space="preserve">You may add as many as </w:t>
      </w:r>
      <w:r>
        <w:t>needed;</w:t>
      </w:r>
      <w:r w:rsidR="00470A4A">
        <w:t xml:space="preserve"> please be sure that they are spelled correctly and that no symbols </w:t>
      </w:r>
      <w:r>
        <w:t>are entered.</w:t>
      </w:r>
    </w:p>
    <w:p w:rsidR="004A27E9" w:rsidRDefault="004A27E9" w:rsidP="004A27E9">
      <w:pPr>
        <w:pStyle w:val="Heading4"/>
        <w:rPr>
          <w:sz w:val="24"/>
          <w:szCs w:val="24"/>
        </w:rPr>
      </w:pPr>
      <w:r>
        <w:rPr>
          <w:sz w:val="24"/>
          <w:szCs w:val="24"/>
        </w:rPr>
        <w:t>Geographic Extent:</w:t>
      </w:r>
    </w:p>
    <w:p w:rsidR="00470A4A" w:rsidRPr="00470A4A" w:rsidRDefault="00D96673" w:rsidP="00470A4A">
      <w:hyperlink w:anchor="_Resource_Location:" w:history="1">
        <w:r w:rsidR="00470A4A" w:rsidRPr="00470A4A">
          <w:rPr>
            <w:rStyle w:val="Hyperlink"/>
          </w:rPr>
          <w:t>See Resource Location</w:t>
        </w:r>
      </w:hyperlink>
      <w:r w:rsidR="00191CA5">
        <w:rPr>
          <w:rStyle w:val="Hyperlink"/>
        </w:rPr>
        <w:t xml:space="preserve"> above</w:t>
      </w:r>
    </w:p>
    <w:p w:rsidR="004A27E9" w:rsidRDefault="00470A4A" w:rsidP="004A27E9">
      <w:pPr>
        <w:pStyle w:val="Heading4"/>
        <w:rPr>
          <w:sz w:val="24"/>
          <w:szCs w:val="24"/>
        </w:rPr>
      </w:pPr>
      <w:r>
        <w:rPr>
          <w:sz w:val="24"/>
          <w:szCs w:val="24"/>
        </w:rPr>
        <w:t>Authors/</w:t>
      </w:r>
      <w:r w:rsidR="004A27E9">
        <w:rPr>
          <w:sz w:val="24"/>
          <w:szCs w:val="24"/>
        </w:rPr>
        <w:t>Distributors:</w:t>
      </w:r>
      <w:r>
        <w:rPr>
          <w:sz w:val="24"/>
          <w:szCs w:val="24"/>
        </w:rPr>
        <w:t xml:space="preserve"> </w:t>
      </w:r>
    </w:p>
    <w:p w:rsidR="00470A4A" w:rsidRDefault="00470A4A" w:rsidP="00470A4A">
      <w:r>
        <w:t xml:space="preserve">An author is the data provider; the distributor is the organization/site/person who hosts the data. These two may be the same. </w:t>
      </w:r>
      <w:r w:rsidR="00CF66B1">
        <w:t xml:space="preserve">There </w:t>
      </w:r>
      <w:r>
        <w:t xml:space="preserve">must </w:t>
      </w:r>
      <w:r w:rsidR="00CF66B1">
        <w:t>be at least one of each.</w:t>
      </w:r>
    </w:p>
    <w:p w:rsidR="00470A4A" w:rsidRDefault="00470A4A" w:rsidP="00470A4A">
      <w:r>
        <w:t xml:space="preserve">Enter an author/distributor by selecting either the green button to obtain a new template with empty fields to </w:t>
      </w:r>
      <w:r w:rsidR="00AA07E5">
        <w:t>complete</w:t>
      </w:r>
      <w:r>
        <w:t xml:space="preserve">, OR select the button next to it and type in the organization or person to see if they have been entered in the system. </w:t>
      </w:r>
    </w:p>
    <w:p w:rsidR="00470A4A" w:rsidRDefault="00470A4A" w:rsidP="00470A4A">
      <w:r>
        <w:rPr>
          <w:noProof/>
        </w:rPr>
        <w:lastRenderedPageBreak/>
        <w:drawing>
          <wp:inline distT="0" distB="0" distL="0" distR="0" wp14:anchorId="512D9710" wp14:editId="5D0933AD">
            <wp:extent cx="2027891" cy="581025"/>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Distributor.PNG"/>
                    <pic:cNvPicPr/>
                  </pic:nvPicPr>
                  <pic:blipFill>
                    <a:blip r:embed="rId25">
                      <a:extLst>
                        <a:ext uri="{28A0092B-C50C-407E-A947-70E740481C1C}">
                          <a14:useLocalDpi xmlns:a14="http://schemas.microsoft.com/office/drawing/2010/main" val="0"/>
                        </a:ext>
                      </a:extLst>
                    </a:blip>
                    <a:stretch>
                      <a:fillRect/>
                    </a:stretch>
                  </pic:blipFill>
                  <pic:spPr>
                    <a:xfrm>
                      <a:off x="0" y="0"/>
                      <a:ext cx="2028175" cy="581106"/>
                    </a:xfrm>
                    <a:prstGeom prst="rect">
                      <a:avLst/>
                    </a:prstGeom>
                  </pic:spPr>
                </pic:pic>
              </a:graphicData>
            </a:graphic>
          </wp:inline>
        </w:drawing>
      </w:r>
    </w:p>
    <w:p w:rsidR="00180355" w:rsidRDefault="00180355" w:rsidP="00180355">
      <w:pPr>
        <w:pStyle w:val="Heading4"/>
        <w:rPr>
          <w:sz w:val="24"/>
          <w:szCs w:val="24"/>
        </w:rPr>
      </w:pPr>
      <w:r>
        <w:rPr>
          <w:sz w:val="24"/>
          <w:szCs w:val="24"/>
        </w:rPr>
        <w:t xml:space="preserve">Save: </w:t>
      </w:r>
    </w:p>
    <w:p w:rsidR="00180355" w:rsidRPr="00B14035" w:rsidRDefault="00180355" w:rsidP="00180355">
      <w:r>
        <w:t xml:space="preserve">When the fields are completed, click on the Save button.  After the Resource is saved, you can attach files (under </w:t>
      </w:r>
      <w:hyperlink w:anchor="_Manage_File_Attachments:" w:history="1">
        <w:r w:rsidR="00A6472A" w:rsidRPr="00D551DF">
          <w:rPr>
            <w:rStyle w:val="Hyperlink"/>
          </w:rPr>
          <w:t>Manage File Attachments</w:t>
        </w:r>
      </w:hyperlink>
      <w:r>
        <w:t>)</w:t>
      </w:r>
    </w:p>
    <w:p w:rsidR="004A27E9" w:rsidRDefault="004A27E9" w:rsidP="004A27E9">
      <w:pPr>
        <w:pStyle w:val="Heading4"/>
        <w:rPr>
          <w:sz w:val="24"/>
          <w:szCs w:val="24"/>
        </w:rPr>
      </w:pPr>
      <w:r>
        <w:rPr>
          <w:sz w:val="24"/>
          <w:szCs w:val="24"/>
        </w:rPr>
        <w:t>Links: Service and Data</w:t>
      </w:r>
    </w:p>
    <w:p w:rsidR="00470A4A" w:rsidRDefault="00AA07E5" w:rsidP="00470A4A">
      <w:r>
        <w:t xml:space="preserve">To enter a </w:t>
      </w:r>
      <w:r w:rsidR="00D551DF">
        <w:t>Service Type</w:t>
      </w:r>
      <w:r>
        <w:t>,</w:t>
      </w:r>
      <w:r w:rsidR="00D551DF">
        <w:t xml:space="preserve"> </w:t>
      </w:r>
      <w:r>
        <w:t xml:space="preserve">click on the </w:t>
      </w:r>
      <w:r w:rsidR="00D551DF">
        <w:t xml:space="preserve">earth Icon which </w:t>
      </w:r>
      <w:r>
        <w:t xml:space="preserve">will open a window with a drop down arrow of selections:  </w:t>
      </w:r>
      <w:r w:rsidR="00D551DF">
        <w:t xml:space="preserve">WMS, WFS, WCS, </w:t>
      </w:r>
      <w:r w:rsidR="00D21C9E">
        <w:t>OPEN Dap</w:t>
      </w:r>
      <w:r w:rsidR="00D551DF">
        <w:t xml:space="preserve">, and ESRI (endpoint). </w:t>
      </w:r>
    </w:p>
    <w:p w:rsidR="00D551DF" w:rsidRDefault="00D21C9E" w:rsidP="00470A4A">
      <w:r>
        <w:t>For data such as URL</w:t>
      </w:r>
      <w:r w:rsidR="00D551DF">
        <w:t>’s</w:t>
      </w:r>
      <w:r w:rsidR="00DC4DDD">
        <w:t>,</w:t>
      </w:r>
      <w:r w:rsidR="00D551DF">
        <w:t xml:space="preserve"> use the paper icon and fill out URL, Name, and Distributor. If you need to upload a file see </w:t>
      </w:r>
      <w:hyperlink w:anchor="_Manage_File_Attachments:" w:history="1">
        <w:r w:rsidR="00D551DF" w:rsidRPr="00D551DF">
          <w:rPr>
            <w:rStyle w:val="Hyperlink"/>
          </w:rPr>
          <w:t>Manage File Attachments</w:t>
        </w:r>
      </w:hyperlink>
      <w:r w:rsidR="00D551DF">
        <w:t>.</w:t>
      </w:r>
      <w:r>
        <w:t xml:space="preserve"> </w:t>
      </w:r>
      <w:r w:rsidR="0032003B">
        <w:t>Uploaded files automatically populate the URL field.</w:t>
      </w:r>
    </w:p>
    <w:p w:rsidR="004A27E9" w:rsidRDefault="004A27E9" w:rsidP="004A27E9">
      <w:pPr>
        <w:pStyle w:val="Heading4"/>
        <w:rPr>
          <w:sz w:val="24"/>
          <w:szCs w:val="24"/>
        </w:rPr>
      </w:pPr>
      <w:r>
        <w:rPr>
          <w:sz w:val="24"/>
          <w:szCs w:val="24"/>
        </w:rPr>
        <w:t>Validation:</w:t>
      </w:r>
    </w:p>
    <w:p w:rsidR="00D551DF" w:rsidRPr="00D551DF" w:rsidRDefault="00D551DF" w:rsidP="00D551DF">
      <w:r>
        <w:t xml:space="preserve">Validation is possible when all required fields have been populated with data about a resource. If you have problems validating and see no unpopulated field, make sure to take out non-commonly used characters and check to see if your User (My Account) Information is all filled out. </w:t>
      </w:r>
    </w:p>
    <w:p w:rsidR="004A27E9" w:rsidRDefault="004A27E9" w:rsidP="004A27E9">
      <w:pPr>
        <w:pStyle w:val="Heading4"/>
        <w:rPr>
          <w:sz w:val="24"/>
          <w:szCs w:val="24"/>
        </w:rPr>
      </w:pPr>
      <w:r>
        <w:rPr>
          <w:sz w:val="24"/>
          <w:szCs w:val="24"/>
        </w:rPr>
        <w:t>Published/Visible to Public:</w:t>
      </w:r>
    </w:p>
    <w:p w:rsidR="00D551DF" w:rsidRDefault="00D551DF" w:rsidP="00D551DF">
      <w:r>
        <w:t>This is important</w:t>
      </w:r>
      <w:r w:rsidR="00AA07E5">
        <w:t>;</w:t>
      </w:r>
      <w:r>
        <w:t xml:space="preserve"> if you start a metadata record, have the intention to save it then, else the resource is in jeopardy of being deleted. </w:t>
      </w:r>
    </w:p>
    <w:p w:rsidR="00201771" w:rsidRDefault="00201771" w:rsidP="00D551DF"/>
    <w:p w:rsidR="00CE12B8" w:rsidRDefault="00CE12B8" w:rsidP="00201771">
      <w:pPr>
        <w:pStyle w:val="Heading2"/>
        <w:jc w:val="center"/>
        <w:rPr>
          <w:color w:val="365F91" w:themeColor="accent1" w:themeShade="BF"/>
          <w:sz w:val="36"/>
          <w:szCs w:val="36"/>
        </w:rPr>
      </w:pPr>
      <w:bookmarkStart w:id="26" w:name="_Toc356915860"/>
      <w:r w:rsidRPr="00201771">
        <w:rPr>
          <w:color w:val="365F91" w:themeColor="accent1" w:themeShade="BF"/>
          <w:sz w:val="36"/>
          <w:szCs w:val="36"/>
        </w:rPr>
        <w:t>Harvest Remote/local Metadata</w:t>
      </w:r>
      <w:bookmarkEnd w:id="26"/>
    </w:p>
    <w:p w:rsidR="00201771" w:rsidRPr="00201771" w:rsidRDefault="00201771" w:rsidP="00201771">
      <w:pPr>
        <w:jc w:val="center"/>
      </w:pPr>
      <w:r>
        <w:t>Harvesting Remote or local metadata is for those who do not have a direct URL or File to upload into the repository.  Harvesting is mostly used when you have data that needs to be process</w:t>
      </w:r>
      <w:r w:rsidR="00AA07E5">
        <w:t>ed</w:t>
      </w:r>
      <w:r>
        <w:t>, such as FGDC, XML, an Atom Feed, or a CSV.</w:t>
      </w:r>
    </w:p>
    <w:p w:rsidR="006023EA" w:rsidRDefault="00A21F5E" w:rsidP="006023EA">
      <w:pPr>
        <w:jc w:val="center"/>
        <w:rPr>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45105F25" wp14:editId="201EEC7B">
                <wp:simplePos x="0" y="0"/>
                <wp:positionH relativeFrom="column">
                  <wp:posOffset>-476250</wp:posOffset>
                </wp:positionH>
                <wp:positionV relativeFrom="paragraph">
                  <wp:posOffset>50800</wp:posOffset>
                </wp:positionV>
                <wp:extent cx="1971675" cy="4800600"/>
                <wp:effectExtent l="0" t="0" r="28575" b="190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4800600"/>
                        </a:xfrm>
                        <a:prstGeom prst="rect">
                          <a:avLst/>
                        </a:prstGeom>
                        <a:solidFill>
                          <a:sysClr val="window" lastClr="FFFFFF"/>
                        </a:solidFill>
                        <a:ln w="25400" cap="flat" cmpd="sng" algn="ctr">
                          <a:solidFill>
                            <a:srgbClr val="F79646"/>
                          </a:solidFill>
                          <a:prstDash val="solid"/>
                        </a:ln>
                        <a:effectLst/>
                        <a:extLst/>
                      </wps:spPr>
                      <wps:txbx>
                        <w:txbxContent>
                          <w:p w:rsidR="00201771" w:rsidRDefault="00201771" w:rsidP="00201771">
                            <w:pPr>
                              <w:spacing w:after="0" w:line="240" w:lineRule="auto"/>
                              <w:rPr>
                                <w:color w:val="1F497D" w:themeColor="text2"/>
                              </w:rPr>
                            </w:pPr>
                            <w:r>
                              <w:rPr>
                                <w:color w:val="1F497D" w:themeColor="text2"/>
                              </w:rPr>
                              <w:t>The difference between the two options, remote and local is:</w:t>
                            </w:r>
                          </w:p>
                          <w:p w:rsidR="00201771" w:rsidRDefault="00201771" w:rsidP="00201771">
                            <w:pPr>
                              <w:spacing w:after="0" w:line="240" w:lineRule="auto"/>
                              <w:rPr>
                                <w:color w:val="1F497D" w:themeColor="text2"/>
                              </w:rPr>
                            </w:pPr>
                            <w:r w:rsidRPr="00201771">
                              <w:rPr>
                                <w:b/>
                                <w:color w:val="1F497D" w:themeColor="text2"/>
                              </w:rPr>
                              <w:t>Remote</w:t>
                            </w:r>
                            <w:r>
                              <w:rPr>
                                <w:color w:val="1F497D" w:themeColor="text2"/>
                              </w:rPr>
                              <w:t xml:space="preserve"> means any data online (this does not include ftp sites).</w:t>
                            </w:r>
                          </w:p>
                          <w:p w:rsidR="00201771" w:rsidRDefault="00251BC5" w:rsidP="00201771">
                            <w:pPr>
                              <w:spacing w:after="0" w:line="240" w:lineRule="auto"/>
                              <w:rPr>
                                <w:color w:val="1F497D" w:themeColor="text2"/>
                              </w:rPr>
                            </w:pPr>
                            <w:r>
                              <w:rPr>
                                <w:b/>
                                <w:color w:val="1F497D" w:themeColor="text2"/>
                              </w:rPr>
                              <w:t>L</w:t>
                            </w:r>
                            <w:r w:rsidR="00201771" w:rsidRPr="00201771">
                              <w:rPr>
                                <w:b/>
                                <w:color w:val="1F497D" w:themeColor="text2"/>
                              </w:rPr>
                              <w:t xml:space="preserve">ocal </w:t>
                            </w:r>
                            <w:r w:rsidR="00201771">
                              <w:rPr>
                                <w:color w:val="1F497D" w:themeColor="text2"/>
                              </w:rPr>
                              <w:t>refers to the document on a local machine or server.</w:t>
                            </w:r>
                          </w:p>
                          <w:p w:rsidR="00A21F5E" w:rsidRDefault="00A21F5E" w:rsidP="00201771">
                            <w:pPr>
                              <w:spacing w:after="0" w:line="240" w:lineRule="auto"/>
                              <w:rPr>
                                <w:color w:val="1F497D" w:themeColor="text2"/>
                              </w:rPr>
                            </w:pPr>
                          </w:p>
                          <w:p w:rsidR="00A21F5E" w:rsidRDefault="00A21F5E" w:rsidP="00201771">
                            <w:pPr>
                              <w:spacing w:after="0" w:line="240" w:lineRule="auto"/>
                              <w:rPr>
                                <w:color w:val="1F497D" w:themeColor="text2"/>
                              </w:rPr>
                            </w:pPr>
                          </w:p>
                          <w:p w:rsidR="00A21F5E" w:rsidRDefault="00A21F5E" w:rsidP="00201771">
                            <w:pPr>
                              <w:spacing w:after="0" w:line="240" w:lineRule="auto"/>
                              <w:rPr>
                                <w:color w:val="1F497D" w:themeColor="text2"/>
                              </w:rPr>
                            </w:pPr>
                            <w:r>
                              <w:rPr>
                                <w:color w:val="1F497D" w:themeColor="text2"/>
                              </w:rPr>
                              <w:t xml:space="preserve">For Help entering the fields see </w:t>
                            </w:r>
                            <w:hyperlink w:anchor="Entering Data: Fields" w:history="1">
                              <w:r w:rsidRPr="00A21F5E">
                                <w:rPr>
                                  <w:rStyle w:val="Hyperlink"/>
                                </w:rPr>
                                <w:t>Entering Data: Fields</w:t>
                              </w:r>
                            </w:hyperlink>
                            <w:r>
                              <w:rPr>
                                <w:color w:val="1F497D" w:themeColor="text2"/>
                              </w:rPr>
                              <w:t xml:space="preserve">. </w:t>
                            </w:r>
                          </w:p>
                          <w:p w:rsidR="00A21F5E" w:rsidRDefault="00A21F5E" w:rsidP="00201771">
                            <w:pPr>
                              <w:spacing w:after="0" w:line="240" w:lineRule="auto"/>
                              <w:rPr>
                                <w:color w:val="1F497D" w:themeColor="text2"/>
                              </w:rPr>
                            </w:pPr>
                          </w:p>
                        </w:txbxContent>
                      </wps:txbx>
                      <wps:bodyPr rot="0" vert="horz" wrap="square" lIns="182880" tIns="457200" rIns="182880" bIns="73152" anchor="t" anchorCtr="0" upright="1">
                        <a:noAutofit/>
                      </wps:bodyPr>
                    </wps:wsp>
                  </a:graphicData>
                </a:graphic>
                <wp14:sizeRelV relativeFrom="margin">
                  <wp14:pctHeight>0</wp14:pctHeight>
                </wp14:sizeRelV>
              </wp:anchor>
            </w:drawing>
          </mc:Choice>
          <mc:Fallback>
            <w:pict>
              <v:rect id="_x0000_s1042" style="position:absolute;left:0;text-align:left;margin-left:-37.5pt;margin-top:4pt;width:155.25pt;height:37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" fillcolor="window" strokecolor="#f79646" strokeweight="2pt">
                <v:textbox inset="14.4pt,36pt,14.4pt,5.76pt">
                  <w:txbxContent>
                    <w:p w:rsidR="00201771" w:rsidRDefault="00201771" w:rsidP="00201771">
                      <w:pPr>
                        <w:spacing w:after="0" w:line="240" w:lineRule="auto"/>
                        <w:rPr>
                          <w:color w:val="1F497D" w:themeColor="text2"/>
                        </w:rPr>
                      </w:pPr>
                      <w:r>
                        <w:rPr>
                          <w:color w:val="1F497D" w:themeColor="text2"/>
                        </w:rPr>
                        <w:t>The difference between the two options, remote and local is:</w:t>
                      </w:r>
                    </w:p>
                    <w:p w:rsidR="00201771" w:rsidRDefault="00201771" w:rsidP="00201771">
                      <w:pPr>
                        <w:spacing w:after="0" w:line="240" w:lineRule="auto"/>
                        <w:rPr>
                          <w:color w:val="1F497D" w:themeColor="text2"/>
                        </w:rPr>
                      </w:pPr>
                      <w:r w:rsidRPr="00201771">
                        <w:rPr>
                          <w:b/>
                          <w:color w:val="1F497D" w:themeColor="text2"/>
                        </w:rPr>
                        <w:t>Remote</w:t>
                      </w:r>
                      <w:r>
                        <w:rPr>
                          <w:color w:val="1F497D" w:themeColor="text2"/>
                        </w:rPr>
                        <w:t xml:space="preserve"> means any data online (this does not include ftp sites).</w:t>
                      </w:r>
                    </w:p>
                    <w:p w:rsidR="00201771" w:rsidRDefault="00251BC5" w:rsidP="00201771">
                      <w:pPr>
                        <w:spacing w:after="0" w:line="240" w:lineRule="auto"/>
                        <w:rPr>
                          <w:color w:val="1F497D" w:themeColor="text2"/>
                        </w:rPr>
                      </w:pPr>
                      <w:r>
                        <w:rPr>
                          <w:b/>
                          <w:color w:val="1F497D" w:themeColor="text2"/>
                        </w:rPr>
                        <w:t>L</w:t>
                      </w:r>
                      <w:r w:rsidR="00201771" w:rsidRPr="00201771">
                        <w:rPr>
                          <w:b/>
                          <w:color w:val="1F497D" w:themeColor="text2"/>
                        </w:rPr>
                        <w:t xml:space="preserve">ocal </w:t>
                      </w:r>
                      <w:r w:rsidR="00201771">
                        <w:rPr>
                          <w:color w:val="1F497D" w:themeColor="text2"/>
                        </w:rPr>
                        <w:t>refers to the document on a local machine or server.</w:t>
                      </w:r>
                    </w:p>
                    <w:p w:rsidR="00A21F5E" w:rsidRDefault="00A21F5E" w:rsidP="00201771">
                      <w:pPr>
                        <w:spacing w:after="0" w:line="240" w:lineRule="auto"/>
                        <w:rPr>
                          <w:color w:val="1F497D" w:themeColor="text2"/>
                        </w:rPr>
                      </w:pPr>
                    </w:p>
                    <w:p w:rsidR="00A21F5E" w:rsidRDefault="00A21F5E" w:rsidP="00201771">
                      <w:pPr>
                        <w:spacing w:after="0" w:line="240" w:lineRule="auto"/>
                        <w:rPr>
                          <w:color w:val="1F497D" w:themeColor="text2"/>
                        </w:rPr>
                      </w:pPr>
                    </w:p>
                    <w:p w:rsidR="00A21F5E" w:rsidRDefault="00A21F5E" w:rsidP="00201771">
                      <w:pPr>
                        <w:spacing w:after="0" w:line="240" w:lineRule="auto"/>
                        <w:rPr>
                          <w:color w:val="1F497D" w:themeColor="text2"/>
                        </w:rPr>
                      </w:pPr>
                      <w:r>
                        <w:rPr>
                          <w:color w:val="1F497D" w:themeColor="text2"/>
                        </w:rPr>
                        <w:t xml:space="preserve">For Help entering the fields see </w:t>
                      </w:r>
                      <w:hyperlink w:anchor="Entering Data: Fields" w:history="1">
                        <w:r w:rsidRPr="00A21F5E">
                          <w:rPr>
                            <w:rStyle w:val="Hyperlink"/>
                          </w:rPr>
                          <w:t>Entering Data: Fields</w:t>
                        </w:r>
                      </w:hyperlink>
                      <w:r>
                        <w:rPr>
                          <w:color w:val="1F497D" w:themeColor="text2"/>
                        </w:rPr>
                        <w:t xml:space="preserve">. </w:t>
                      </w:r>
                    </w:p>
                    <w:p w:rsidR="00A21F5E" w:rsidRDefault="00A21F5E" w:rsidP="00201771">
                      <w:pPr>
                        <w:spacing w:after="0" w:line="240" w:lineRule="auto"/>
                        <w:rPr>
                          <w:color w:val="1F497D" w:themeColor="text2"/>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D62DC96" wp14:editId="34B53F49">
                <wp:simplePos x="0" y="0"/>
                <wp:positionH relativeFrom="column">
                  <wp:posOffset>4495800</wp:posOffset>
                </wp:positionH>
                <wp:positionV relativeFrom="paragraph">
                  <wp:posOffset>117475</wp:posOffset>
                </wp:positionV>
                <wp:extent cx="2028825" cy="4562475"/>
                <wp:effectExtent l="0" t="0" r="28575" b="28575"/>
                <wp:wrapNone/>
                <wp:docPr id="68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4562475"/>
                        </a:xfrm>
                        <a:prstGeom prst="rect">
                          <a:avLst/>
                        </a:prstGeom>
                        <a:solidFill>
                          <a:sysClr val="window" lastClr="FFFFFF"/>
                        </a:solidFill>
                        <a:ln w="25400" cap="flat" cmpd="sng" algn="ctr">
                          <a:solidFill>
                            <a:srgbClr val="F79646"/>
                          </a:solidFill>
                          <a:prstDash val="solid"/>
                        </a:ln>
                        <a:effectLst/>
                        <a:extLst/>
                      </wps:spPr>
                      <wps:txbx>
                        <w:txbxContent>
                          <w:p w:rsidR="00054B87" w:rsidRDefault="00054B87" w:rsidP="00054B87">
                            <w:pPr>
                              <w:spacing w:after="0" w:line="240" w:lineRule="auto"/>
                              <w:rPr>
                                <w:color w:val="1F497D" w:themeColor="text2"/>
                              </w:rPr>
                            </w:pPr>
                            <w:r w:rsidRPr="00054B87">
                              <w:rPr>
                                <w:b/>
                                <w:color w:val="1F497D" w:themeColor="text2"/>
                                <w:sz w:val="28"/>
                                <w:u w:val="single"/>
                              </w:rPr>
                              <w:t>Tip:</w:t>
                            </w:r>
                            <w:r w:rsidRPr="00054B87">
                              <w:rPr>
                                <w:color w:val="1F497D" w:themeColor="text2"/>
                                <w:sz w:val="28"/>
                              </w:rPr>
                              <w:t xml:space="preserve"> </w:t>
                            </w:r>
                            <w:r>
                              <w:rPr>
                                <w:color w:val="1F497D" w:themeColor="text2"/>
                              </w:rPr>
                              <w:t xml:space="preserve">If you have a lot of data that requires the same fields such as keywords and extents, it’s best to use a CSV file to do this, as it can process multiple records. Just make sure </w:t>
                            </w:r>
                            <w:r w:rsidR="00251BC5">
                              <w:rPr>
                                <w:color w:val="1F497D" w:themeColor="text2"/>
                              </w:rPr>
                              <w:t xml:space="preserve">to </w:t>
                            </w:r>
                            <w:r>
                              <w:rPr>
                                <w:color w:val="1F497D" w:themeColor="text2"/>
                              </w:rPr>
                              <w:t>go back and edit/publish them.</w:t>
                            </w:r>
                          </w:p>
                          <w:p w:rsidR="00054B87" w:rsidRDefault="00054B87" w:rsidP="00054B87">
                            <w:pPr>
                              <w:spacing w:after="0" w:line="240" w:lineRule="auto"/>
                              <w:rPr>
                                <w:color w:val="1F497D" w:themeColor="text2"/>
                              </w:rPr>
                            </w:pPr>
                            <w:r>
                              <w:rPr>
                                <w:color w:val="1F497D" w:themeColor="text2"/>
                              </w:rPr>
                              <w:t xml:space="preserve">The CSV requires specific values. </w:t>
                            </w:r>
                          </w:p>
                          <w:p w:rsidR="00054B87" w:rsidRDefault="00054B87" w:rsidP="00054B87">
                            <w:pPr>
                              <w:spacing w:after="0" w:line="240" w:lineRule="auto"/>
                              <w:rPr>
                                <w:color w:val="1F497D" w:themeColor="text2"/>
                              </w:rPr>
                            </w:pPr>
                          </w:p>
                          <w:p w:rsidR="00054B87" w:rsidRDefault="00054B87" w:rsidP="00054B87">
                            <w:pPr>
                              <w:spacing w:after="0" w:line="240" w:lineRule="auto"/>
                              <w:rPr>
                                <w:color w:val="1F497D" w:themeColor="text2"/>
                              </w:rPr>
                            </w:pPr>
                            <w:r>
                              <w:rPr>
                                <w:color w:val="1F497D" w:themeColor="text2"/>
                              </w:rPr>
                              <w:t xml:space="preserve">The Field Names are available in the metadata compilation </w:t>
                            </w:r>
                            <w:r w:rsidR="00251BC5">
                              <w:rPr>
                                <w:color w:val="1F497D" w:themeColor="text2"/>
                              </w:rPr>
                              <w:t>content model</w:t>
                            </w:r>
                            <w:r>
                              <w:rPr>
                                <w:color w:val="1F497D" w:themeColor="text2"/>
                              </w:rPr>
                              <w:t>, in the AASG Data Repository.</w:t>
                            </w:r>
                          </w:p>
                          <w:p w:rsidR="00054B87" w:rsidRDefault="00054B87" w:rsidP="00054B87">
                            <w:pPr>
                              <w:spacing w:after="0" w:line="240" w:lineRule="auto"/>
                              <w:rPr>
                                <w:color w:val="1F497D" w:themeColor="text2"/>
                              </w:rPr>
                            </w:pPr>
                          </w:p>
                          <w:p w:rsidR="00054B87" w:rsidRDefault="00054B87" w:rsidP="00054B87">
                            <w:pPr>
                              <w:spacing w:after="0" w:line="240" w:lineRule="auto"/>
                              <w:rPr>
                                <w:color w:val="1F497D" w:themeColor="text2"/>
                              </w:rPr>
                            </w:pPr>
                            <w:r>
                              <w:rPr>
                                <w:color w:val="1F497D" w:themeColor="text2"/>
                              </w:rPr>
                              <w:t xml:space="preserve">The Field names have to be the first row, then the data populated in the columns. You can do this in EXCEL and then save </w:t>
                            </w:r>
                            <w:r w:rsidR="00251BC5">
                              <w:rPr>
                                <w:color w:val="1F497D" w:themeColor="text2"/>
                              </w:rPr>
                              <w:t>a</w:t>
                            </w:r>
                            <w:r>
                              <w:rPr>
                                <w:color w:val="1F497D" w:themeColor="text2"/>
                              </w:rPr>
                              <w:t xml:space="preserve">s a CSV File. </w:t>
                            </w:r>
                          </w:p>
                          <w:p w:rsidR="00A21F5E" w:rsidRDefault="00A21F5E" w:rsidP="00054B87">
                            <w:pPr>
                              <w:spacing w:after="0" w:line="240" w:lineRule="auto"/>
                              <w:rPr>
                                <w:color w:val="1F497D" w:themeColor="text2"/>
                              </w:rPr>
                            </w:pPr>
                          </w:p>
                        </w:txbxContent>
                      </wps:txbx>
                      <wps:bodyPr rot="0" vert="horz" wrap="square" lIns="182880" tIns="457200" rIns="182880" bIns="73152" anchor="t" anchorCtr="0" upright="1">
                        <a:noAutofit/>
                      </wps:bodyPr>
                    </wps:wsp>
                  </a:graphicData>
                </a:graphic>
              </wp:anchor>
            </w:drawing>
          </mc:Choice>
          <mc:Fallback>
            <w:pict>
              <v:rect id="_x0000_s1043" style="position:absolute;left:0;text-align:left;margin-left:354pt;margin-top:9.25pt;width:159.75pt;height:359.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" fillcolor="window" strokecolor="#f79646" strokeweight="2pt">
                <v:textbox inset="14.4pt,36pt,14.4pt,5.76pt">
                  <w:txbxContent>
                    <w:p w:rsidR="00054B87" w:rsidRDefault="00054B87" w:rsidP="00054B87">
                      <w:pPr>
                        <w:spacing w:after="0" w:line="240" w:lineRule="auto"/>
                        <w:rPr>
                          <w:color w:val="1F497D" w:themeColor="text2"/>
                        </w:rPr>
                      </w:pPr>
                      <w:r w:rsidRPr="00054B87">
                        <w:rPr>
                          <w:b/>
                          <w:color w:val="1F497D" w:themeColor="text2"/>
                          <w:sz w:val="28"/>
                          <w:u w:val="single"/>
                        </w:rPr>
                        <w:t>Tip:</w:t>
                      </w:r>
                      <w:r w:rsidRPr="00054B87">
                        <w:rPr>
                          <w:color w:val="1F497D" w:themeColor="text2"/>
                          <w:sz w:val="28"/>
                        </w:rPr>
                        <w:t xml:space="preserve"> </w:t>
                      </w:r>
                      <w:r>
                        <w:rPr>
                          <w:color w:val="1F497D" w:themeColor="text2"/>
                        </w:rPr>
                        <w:t xml:space="preserve">If you have a lot of data that requires the same fields such as keywords and extents, it’s best to use a CSV file to do this, as it can process multiple records. Just make sure </w:t>
                      </w:r>
                      <w:r w:rsidR="00251BC5">
                        <w:rPr>
                          <w:color w:val="1F497D" w:themeColor="text2"/>
                        </w:rPr>
                        <w:t xml:space="preserve">to </w:t>
                      </w:r>
                      <w:r>
                        <w:rPr>
                          <w:color w:val="1F497D" w:themeColor="text2"/>
                        </w:rPr>
                        <w:t>go back and edit/publish them.</w:t>
                      </w:r>
                    </w:p>
                    <w:p w:rsidR="00054B87" w:rsidRDefault="00054B87" w:rsidP="00054B87">
                      <w:pPr>
                        <w:spacing w:after="0" w:line="240" w:lineRule="auto"/>
                        <w:rPr>
                          <w:color w:val="1F497D" w:themeColor="text2"/>
                        </w:rPr>
                      </w:pPr>
                      <w:r>
                        <w:rPr>
                          <w:color w:val="1F497D" w:themeColor="text2"/>
                        </w:rPr>
                        <w:t xml:space="preserve">The CSV requires specific values. </w:t>
                      </w:r>
                    </w:p>
                    <w:p w:rsidR="00054B87" w:rsidRDefault="00054B87" w:rsidP="00054B87">
                      <w:pPr>
                        <w:spacing w:after="0" w:line="240" w:lineRule="auto"/>
                        <w:rPr>
                          <w:color w:val="1F497D" w:themeColor="text2"/>
                        </w:rPr>
                      </w:pPr>
                    </w:p>
                    <w:p w:rsidR="00054B87" w:rsidRDefault="00054B87" w:rsidP="00054B87">
                      <w:pPr>
                        <w:spacing w:after="0" w:line="240" w:lineRule="auto"/>
                        <w:rPr>
                          <w:color w:val="1F497D" w:themeColor="text2"/>
                        </w:rPr>
                      </w:pPr>
                      <w:r>
                        <w:rPr>
                          <w:color w:val="1F497D" w:themeColor="text2"/>
                        </w:rPr>
                        <w:t xml:space="preserve">The Field Names are available in the metadata compilation </w:t>
                      </w:r>
                      <w:r w:rsidR="00251BC5">
                        <w:rPr>
                          <w:color w:val="1F497D" w:themeColor="text2"/>
                        </w:rPr>
                        <w:t>content model</w:t>
                      </w:r>
                      <w:r>
                        <w:rPr>
                          <w:color w:val="1F497D" w:themeColor="text2"/>
                        </w:rPr>
                        <w:t>, in the AASG Data Repository.</w:t>
                      </w:r>
                    </w:p>
                    <w:p w:rsidR="00054B87" w:rsidRDefault="00054B87" w:rsidP="00054B87">
                      <w:pPr>
                        <w:spacing w:after="0" w:line="240" w:lineRule="auto"/>
                        <w:rPr>
                          <w:color w:val="1F497D" w:themeColor="text2"/>
                        </w:rPr>
                      </w:pPr>
                    </w:p>
                    <w:p w:rsidR="00054B87" w:rsidRDefault="00054B87" w:rsidP="00054B87">
                      <w:pPr>
                        <w:spacing w:after="0" w:line="240" w:lineRule="auto"/>
                        <w:rPr>
                          <w:color w:val="1F497D" w:themeColor="text2"/>
                        </w:rPr>
                      </w:pPr>
                      <w:r>
                        <w:rPr>
                          <w:color w:val="1F497D" w:themeColor="text2"/>
                        </w:rPr>
                        <w:t xml:space="preserve">The Field names have to be the first row, then the data populated in the columns. You can do this in EXCEL and then save </w:t>
                      </w:r>
                      <w:r w:rsidR="00251BC5">
                        <w:rPr>
                          <w:color w:val="1F497D" w:themeColor="text2"/>
                        </w:rPr>
                        <w:t>a</w:t>
                      </w:r>
                      <w:r>
                        <w:rPr>
                          <w:color w:val="1F497D" w:themeColor="text2"/>
                        </w:rPr>
                        <w:t xml:space="preserve">s a CSV File. </w:t>
                      </w:r>
                    </w:p>
                    <w:p w:rsidR="00A21F5E" w:rsidRDefault="00A21F5E" w:rsidP="00054B87">
                      <w:pPr>
                        <w:spacing w:after="0" w:line="240" w:lineRule="auto"/>
                        <w:rPr>
                          <w:color w:val="1F497D" w:themeColor="text2"/>
                        </w:rPr>
                      </w:pPr>
                    </w:p>
                  </w:txbxContent>
                </v:textbox>
              </v:rect>
            </w:pict>
          </mc:Fallback>
        </mc:AlternateContent>
      </w:r>
      <w:r w:rsidR="00201771">
        <w:rPr>
          <w:noProof/>
          <w:sz w:val="24"/>
          <w:szCs w:val="24"/>
        </w:rPr>
        <w:t xml:space="preserve"> </w:t>
      </w:r>
      <w:r w:rsidR="00201771">
        <w:rPr>
          <w:noProof/>
          <w:sz w:val="24"/>
          <w:szCs w:val="24"/>
        </w:rPr>
        <w:drawing>
          <wp:inline distT="0" distB="0" distL="0" distR="0" wp14:anchorId="2849905D" wp14:editId="29340625">
            <wp:extent cx="2996053" cy="4181475"/>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estingremotelocal.PNG"/>
                    <pic:cNvPicPr/>
                  </pic:nvPicPr>
                  <pic:blipFill>
                    <a:blip r:embed="rId26">
                      <a:extLst>
                        <a:ext uri="{28A0092B-C50C-407E-A947-70E740481C1C}">
                          <a14:useLocalDpi xmlns:a14="http://schemas.microsoft.com/office/drawing/2010/main" val="0"/>
                        </a:ext>
                      </a:extLst>
                    </a:blip>
                    <a:stretch>
                      <a:fillRect/>
                    </a:stretch>
                  </pic:blipFill>
                  <pic:spPr>
                    <a:xfrm>
                      <a:off x="0" y="0"/>
                      <a:ext cx="2996471" cy="4182059"/>
                    </a:xfrm>
                    <a:prstGeom prst="rect">
                      <a:avLst/>
                    </a:prstGeom>
                  </pic:spPr>
                </pic:pic>
              </a:graphicData>
            </a:graphic>
          </wp:inline>
        </w:drawing>
      </w:r>
    </w:p>
    <w:p w:rsidR="006023EA" w:rsidRDefault="006023EA" w:rsidP="006023EA">
      <w:pPr>
        <w:rPr>
          <w:noProof/>
        </w:rPr>
      </w:pPr>
      <w:r>
        <w:rPr>
          <w:noProof/>
        </w:rPr>
        <w:br w:type="page"/>
      </w:r>
    </w:p>
    <w:p w:rsidR="006023EA" w:rsidRPr="006023EA" w:rsidRDefault="006023EA" w:rsidP="00EC01EA">
      <w:pPr>
        <w:pStyle w:val="Heading1"/>
      </w:pPr>
      <w:bookmarkStart w:id="27" w:name="_Toc356915861"/>
      <w:r w:rsidRPr="006023EA">
        <w:lastRenderedPageBreak/>
        <w:t>A Quick Guide to Entering Metadata</w:t>
      </w:r>
      <w:bookmarkEnd w:id="27"/>
    </w:p>
    <w:p w:rsidR="006023EA" w:rsidRPr="006023EA" w:rsidRDefault="006023EA" w:rsidP="006023EA"/>
    <w:p w:rsidR="006023EA" w:rsidRPr="006023EA" w:rsidRDefault="006023EA" w:rsidP="006023EA">
      <w:pPr>
        <w:numPr>
          <w:ilvl w:val="0"/>
          <w:numId w:val="1"/>
        </w:numPr>
        <w:contextualSpacing/>
        <w:jc w:val="both"/>
      </w:pPr>
      <w:r w:rsidRPr="006023EA">
        <w:t xml:space="preserve">Register. Make sure to fill </w:t>
      </w:r>
      <w:r w:rsidRPr="006023EA">
        <w:rPr>
          <w:u w:val="single"/>
        </w:rPr>
        <w:t xml:space="preserve">all </w:t>
      </w:r>
      <w:r w:rsidRPr="006023EA">
        <w:t>fields for your account.</w:t>
      </w:r>
    </w:p>
    <w:p w:rsidR="006023EA" w:rsidRPr="006023EA" w:rsidRDefault="006023EA" w:rsidP="006023EA">
      <w:pPr>
        <w:numPr>
          <w:ilvl w:val="0"/>
          <w:numId w:val="1"/>
        </w:numPr>
        <w:contextualSpacing/>
        <w:jc w:val="both"/>
      </w:pPr>
      <w:r w:rsidRPr="006023EA">
        <w:t>If you have specific permission requirements you would like to implement, contact through email or through the link on the top-right hand of the home page.</w:t>
      </w:r>
    </w:p>
    <w:p w:rsidR="006023EA" w:rsidRPr="006023EA" w:rsidRDefault="006023EA" w:rsidP="006023EA">
      <w:pPr>
        <w:numPr>
          <w:ilvl w:val="0"/>
          <w:numId w:val="1"/>
        </w:numPr>
        <w:contextualSpacing/>
        <w:jc w:val="both"/>
      </w:pPr>
      <w:r w:rsidRPr="006023EA">
        <w:t>Know your work environment</w:t>
      </w:r>
      <w:r w:rsidR="004C7F4C">
        <w:t>;</w:t>
      </w:r>
      <w:r w:rsidRPr="006023EA">
        <w:t xml:space="preserve"> make sure you know where your collection is within the Browse page under Source organization. </w:t>
      </w:r>
    </w:p>
    <w:p w:rsidR="006023EA" w:rsidRPr="006023EA" w:rsidRDefault="006023EA" w:rsidP="006023EA">
      <w:pPr>
        <w:numPr>
          <w:ilvl w:val="0"/>
          <w:numId w:val="1"/>
        </w:numPr>
        <w:contextualSpacing/>
        <w:jc w:val="both"/>
      </w:pPr>
      <w:r w:rsidRPr="006023EA">
        <w:t>Understanding the buttons to the side of each collection: File icon is to create a new collection within the collection you are focusing on i.e. a child collection</w:t>
      </w:r>
      <w:r w:rsidR="004C7F4C">
        <w:t>;</w:t>
      </w:r>
      <w:r w:rsidRPr="006023EA">
        <w:t xml:space="preserve"> the paper icon is to add a new record to the collection you’re focusing on</w:t>
      </w:r>
      <w:r w:rsidR="004C7F4C">
        <w:t>;</w:t>
      </w:r>
      <w:r w:rsidRPr="006023EA">
        <w:t xml:space="preserve"> the trash can icon is to delete the collection (this does not mean the records within the collection will be deleted along with it).</w:t>
      </w:r>
    </w:p>
    <w:p w:rsidR="006023EA" w:rsidRPr="006023EA" w:rsidRDefault="006023EA" w:rsidP="006023EA">
      <w:pPr>
        <w:numPr>
          <w:ilvl w:val="0"/>
          <w:numId w:val="1"/>
        </w:numPr>
        <w:contextualSpacing/>
        <w:jc w:val="both"/>
      </w:pPr>
      <w:r w:rsidRPr="006023EA">
        <w:t>Is your data local or remote? Do you have the file on your computer or is it online (data on ftp sites are not considered online resources)? Knowing where your data is will help to choose which harvester to use.</w:t>
      </w:r>
    </w:p>
    <w:p w:rsidR="006023EA" w:rsidRPr="006023EA" w:rsidRDefault="006023EA" w:rsidP="006023EA">
      <w:pPr>
        <w:numPr>
          <w:ilvl w:val="0"/>
          <w:numId w:val="1"/>
        </w:numPr>
        <w:contextualSpacing/>
        <w:jc w:val="both"/>
      </w:pPr>
      <w:r w:rsidRPr="006023EA">
        <w:t>Have you already made a collection for the data you’re about to enter? If not</w:t>
      </w:r>
      <w:proofErr w:type="gramStart"/>
      <w:r w:rsidR="00C850A7">
        <w:t>,</w:t>
      </w:r>
      <w:r w:rsidRPr="006023EA">
        <w:t xml:space="preserve">  Do</w:t>
      </w:r>
      <w:proofErr w:type="gramEnd"/>
      <w:r w:rsidRPr="006023EA">
        <w:t xml:space="preserve"> </w:t>
      </w:r>
      <w:r w:rsidR="00C850A7">
        <w:t xml:space="preserve">so </w:t>
      </w:r>
      <w:r w:rsidRPr="006023EA">
        <w:t>BEFORE entering individual or bulk data.</w:t>
      </w:r>
    </w:p>
    <w:p w:rsidR="006023EA" w:rsidRPr="006023EA" w:rsidRDefault="006023EA" w:rsidP="006023EA">
      <w:pPr>
        <w:numPr>
          <w:ilvl w:val="0"/>
          <w:numId w:val="1"/>
        </w:numPr>
        <w:contextualSpacing/>
        <w:jc w:val="both"/>
      </w:pPr>
      <w:r w:rsidRPr="006023EA">
        <w:t>Using your choice of harvester, either enter the URL or File into the appropriate box. Above that box enter the name of your collection(s) where you want the data to live</w:t>
      </w:r>
      <w:r w:rsidR="00C850A7">
        <w:t>;</w:t>
      </w:r>
      <w:r w:rsidRPr="006023EA">
        <w:t xml:space="preserve"> you may add more than one if it appears in the drop down list. </w:t>
      </w:r>
      <w:r w:rsidRPr="006023EA">
        <w:rPr>
          <w:u w:val="single"/>
        </w:rPr>
        <w:t>Collection names are comma separated</w:t>
      </w:r>
      <w:r w:rsidRPr="006023EA">
        <w:t>. Now choose what type of data you</w:t>
      </w:r>
      <w:r w:rsidR="00C850A7">
        <w:t>’</w:t>
      </w:r>
      <w:r w:rsidRPr="006023EA">
        <w:t>r</w:t>
      </w:r>
      <w:r w:rsidR="00C850A7">
        <w:t>e</w:t>
      </w:r>
      <w:r w:rsidRPr="006023EA">
        <w:t xml:space="preserve"> submitting</w:t>
      </w:r>
      <w:r w:rsidR="00C850A7">
        <w:t>:</w:t>
      </w:r>
      <w:r w:rsidRPr="006023EA">
        <w:t xml:space="preserve"> XML, FGDC, CSV, etc. from the provided options.</w:t>
      </w:r>
    </w:p>
    <w:p w:rsidR="006023EA" w:rsidRDefault="006023EA" w:rsidP="006023EA">
      <w:pPr>
        <w:numPr>
          <w:ilvl w:val="0"/>
          <w:numId w:val="1"/>
        </w:numPr>
        <w:contextualSpacing/>
        <w:jc w:val="both"/>
      </w:pPr>
      <w:r w:rsidRPr="006023EA">
        <w:t>When submitted, you will land on a page with resource link(s) to your new UNPUBLISHED data.</w:t>
      </w:r>
    </w:p>
    <w:p w:rsidR="006023EA" w:rsidRDefault="006023EA" w:rsidP="004B4500">
      <w:pPr>
        <w:contextualSpacing/>
        <w:jc w:val="both"/>
      </w:pPr>
    </w:p>
    <w:p w:rsidR="006023EA" w:rsidRDefault="006023EA" w:rsidP="004B4500">
      <w:pPr>
        <w:contextualSpacing/>
        <w:jc w:val="both"/>
      </w:pPr>
    </w:p>
    <w:p w:rsidR="006023EA" w:rsidRDefault="006023EA"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4B4500" w:rsidRDefault="004B4500" w:rsidP="004B4500">
      <w:pPr>
        <w:contextualSpacing/>
        <w:jc w:val="both"/>
      </w:pPr>
    </w:p>
    <w:p w:rsidR="006023EA" w:rsidRDefault="006023EA" w:rsidP="004B4500">
      <w:pPr>
        <w:contextualSpacing/>
        <w:jc w:val="both"/>
      </w:pPr>
    </w:p>
    <w:p w:rsidR="006023EA" w:rsidRPr="006023EA" w:rsidRDefault="006023EA" w:rsidP="004B4500">
      <w:pPr>
        <w:contextualSpacing/>
        <w:jc w:val="both"/>
      </w:pPr>
    </w:p>
    <w:p w:rsidR="00B25274" w:rsidRPr="006023EA" w:rsidRDefault="00B25274" w:rsidP="004B4500">
      <w:pPr>
        <w:jc w:val="both"/>
        <w:rPr>
          <w:sz w:val="24"/>
          <w:szCs w:val="24"/>
        </w:rPr>
      </w:pPr>
    </w:p>
    <w:sectPr w:rsidR="00B25274" w:rsidRPr="006023EA" w:rsidSect="006C62C8">
      <w:pgSz w:w="12240" w:h="15840"/>
      <w:pgMar w:top="1440" w:right="1440" w:bottom="72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6F8F"/>
    <w:multiLevelType w:val="hybridMultilevel"/>
    <w:tmpl w:val="12CC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14F35"/>
    <w:multiLevelType w:val="hybridMultilevel"/>
    <w:tmpl w:val="01FC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7096A"/>
    <w:multiLevelType w:val="hybridMultilevel"/>
    <w:tmpl w:val="C6624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F67057"/>
    <w:multiLevelType w:val="hybridMultilevel"/>
    <w:tmpl w:val="35A2E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32745A"/>
    <w:multiLevelType w:val="hybridMultilevel"/>
    <w:tmpl w:val="C372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0F1BC6"/>
    <w:multiLevelType w:val="hybridMultilevel"/>
    <w:tmpl w:val="800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560AF5"/>
    <w:multiLevelType w:val="hybridMultilevel"/>
    <w:tmpl w:val="FDB6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96531F"/>
    <w:multiLevelType w:val="hybridMultilevel"/>
    <w:tmpl w:val="3F66BD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7"/>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589"/>
    <w:rsid w:val="00054B87"/>
    <w:rsid w:val="00082F1F"/>
    <w:rsid w:val="000A3C87"/>
    <w:rsid w:val="000A69D7"/>
    <w:rsid w:val="000B1960"/>
    <w:rsid w:val="000D117C"/>
    <w:rsid w:val="00131590"/>
    <w:rsid w:val="00137446"/>
    <w:rsid w:val="001742F8"/>
    <w:rsid w:val="00180355"/>
    <w:rsid w:val="00191CA5"/>
    <w:rsid w:val="001A6F22"/>
    <w:rsid w:val="001D3CE6"/>
    <w:rsid w:val="001E17A9"/>
    <w:rsid w:val="001E50C6"/>
    <w:rsid w:val="001F2E6E"/>
    <w:rsid w:val="001F5DCB"/>
    <w:rsid w:val="00201771"/>
    <w:rsid w:val="002030A3"/>
    <w:rsid w:val="00251BC5"/>
    <w:rsid w:val="0027747F"/>
    <w:rsid w:val="00291EAD"/>
    <w:rsid w:val="00292589"/>
    <w:rsid w:val="002A45CA"/>
    <w:rsid w:val="0032003B"/>
    <w:rsid w:val="00333C84"/>
    <w:rsid w:val="00360E99"/>
    <w:rsid w:val="003809F3"/>
    <w:rsid w:val="003A5CFA"/>
    <w:rsid w:val="003B5F5C"/>
    <w:rsid w:val="003F06CE"/>
    <w:rsid w:val="00424B04"/>
    <w:rsid w:val="00435981"/>
    <w:rsid w:val="004450FE"/>
    <w:rsid w:val="004574A5"/>
    <w:rsid w:val="00470A4A"/>
    <w:rsid w:val="00484B8C"/>
    <w:rsid w:val="004A27E9"/>
    <w:rsid w:val="004B4500"/>
    <w:rsid w:val="004C2372"/>
    <w:rsid w:val="004C7F4C"/>
    <w:rsid w:val="005058A8"/>
    <w:rsid w:val="0051283D"/>
    <w:rsid w:val="005732B4"/>
    <w:rsid w:val="006023EA"/>
    <w:rsid w:val="00617785"/>
    <w:rsid w:val="00637721"/>
    <w:rsid w:val="006A085D"/>
    <w:rsid w:val="006C5F80"/>
    <w:rsid w:val="006C62C8"/>
    <w:rsid w:val="006E7E5C"/>
    <w:rsid w:val="007029CA"/>
    <w:rsid w:val="007307A6"/>
    <w:rsid w:val="007B7B67"/>
    <w:rsid w:val="007E53AD"/>
    <w:rsid w:val="007F6B9C"/>
    <w:rsid w:val="008270BC"/>
    <w:rsid w:val="00875985"/>
    <w:rsid w:val="008A2422"/>
    <w:rsid w:val="008B79B0"/>
    <w:rsid w:val="008D5C5E"/>
    <w:rsid w:val="008D6F39"/>
    <w:rsid w:val="0091083C"/>
    <w:rsid w:val="00912C11"/>
    <w:rsid w:val="0094340A"/>
    <w:rsid w:val="0097078A"/>
    <w:rsid w:val="0097137E"/>
    <w:rsid w:val="009B3A81"/>
    <w:rsid w:val="009E6769"/>
    <w:rsid w:val="009F1338"/>
    <w:rsid w:val="009F4EBB"/>
    <w:rsid w:val="009F6628"/>
    <w:rsid w:val="009F67CC"/>
    <w:rsid w:val="00A21F5E"/>
    <w:rsid w:val="00A40270"/>
    <w:rsid w:val="00A46589"/>
    <w:rsid w:val="00A50C08"/>
    <w:rsid w:val="00A6472A"/>
    <w:rsid w:val="00A80FAC"/>
    <w:rsid w:val="00AA07E5"/>
    <w:rsid w:val="00AA0B8C"/>
    <w:rsid w:val="00AE083B"/>
    <w:rsid w:val="00B14035"/>
    <w:rsid w:val="00B1775A"/>
    <w:rsid w:val="00B25274"/>
    <w:rsid w:val="00B601D6"/>
    <w:rsid w:val="00B74127"/>
    <w:rsid w:val="00BB44DF"/>
    <w:rsid w:val="00BD33D2"/>
    <w:rsid w:val="00BD6623"/>
    <w:rsid w:val="00BF2C75"/>
    <w:rsid w:val="00BF50CB"/>
    <w:rsid w:val="00BF7F75"/>
    <w:rsid w:val="00C34695"/>
    <w:rsid w:val="00C34A41"/>
    <w:rsid w:val="00C41A9C"/>
    <w:rsid w:val="00C850A7"/>
    <w:rsid w:val="00C95B1E"/>
    <w:rsid w:val="00CC0A93"/>
    <w:rsid w:val="00CC3157"/>
    <w:rsid w:val="00CC6BB5"/>
    <w:rsid w:val="00CE12B8"/>
    <w:rsid w:val="00CE35BD"/>
    <w:rsid w:val="00CF66B1"/>
    <w:rsid w:val="00D019C0"/>
    <w:rsid w:val="00D044BC"/>
    <w:rsid w:val="00D05BFB"/>
    <w:rsid w:val="00D11C24"/>
    <w:rsid w:val="00D15D25"/>
    <w:rsid w:val="00D21C9E"/>
    <w:rsid w:val="00D551DF"/>
    <w:rsid w:val="00D6132D"/>
    <w:rsid w:val="00D96673"/>
    <w:rsid w:val="00DC44BA"/>
    <w:rsid w:val="00DC4DDD"/>
    <w:rsid w:val="00DD3576"/>
    <w:rsid w:val="00DD65D8"/>
    <w:rsid w:val="00DF3CFB"/>
    <w:rsid w:val="00E33C38"/>
    <w:rsid w:val="00E52BC2"/>
    <w:rsid w:val="00E91A28"/>
    <w:rsid w:val="00EB3EB9"/>
    <w:rsid w:val="00EC01EA"/>
    <w:rsid w:val="00F05849"/>
    <w:rsid w:val="00F45B34"/>
    <w:rsid w:val="00F777B3"/>
    <w:rsid w:val="00F96C8B"/>
    <w:rsid w:val="00FB4FFB"/>
    <w:rsid w:val="00FD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01EA"/>
    <w:pPr>
      <w:keepNext/>
      <w:keepLines/>
      <w:spacing w:before="480" w:after="0" w:line="720" w:lineRule="auto"/>
      <w:jc w:val="center"/>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43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7E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3E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30A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030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30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030A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030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83C"/>
    <w:pPr>
      <w:ind w:left="720"/>
      <w:contextualSpacing/>
    </w:pPr>
  </w:style>
  <w:style w:type="character" w:customStyle="1" w:styleId="Heading1Char">
    <w:name w:val="Heading 1 Char"/>
    <w:basedOn w:val="DefaultParagraphFont"/>
    <w:link w:val="Heading1"/>
    <w:uiPriority w:val="9"/>
    <w:rsid w:val="00EC01EA"/>
    <w:rPr>
      <w:rFonts w:asciiTheme="majorHAnsi" w:eastAsiaTheme="majorEastAsia" w:hAnsiTheme="majorHAnsi" w:cstheme="majorBidi"/>
      <w:b/>
      <w:bCs/>
      <w:color w:val="365F91" w:themeColor="accent1" w:themeShade="BF"/>
      <w:sz w:val="44"/>
      <w:szCs w:val="28"/>
    </w:rPr>
  </w:style>
  <w:style w:type="paragraph" w:styleId="TOCHeading">
    <w:name w:val="TOC Heading"/>
    <w:basedOn w:val="Heading1"/>
    <w:next w:val="Normal"/>
    <w:uiPriority w:val="39"/>
    <w:unhideWhenUsed/>
    <w:qFormat/>
    <w:rsid w:val="0094340A"/>
    <w:pPr>
      <w:outlineLvl w:val="9"/>
    </w:pPr>
    <w:rPr>
      <w:lang w:eastAsia="ja-JP"/>
    </w:rPr>
  </w:style>
  <w:style w:type="paragraph" w:styleId="TOC2">
    <w:name w:val="toc 2"/>
    <w:basedOn w:val="Normal"/>
    <w:next w:val="Normal"/>
    <w:autoRedefine/>
    <w:uiPriority w:val="39"/>
    <w:unhideWhenUsed/>
    <w:qFormat/>
    <w:rsid w:val="0094340A"/>
    <w:pPr>
      <w:spacing w:after="100"/>
      <w:ind w:left="220"/>
    </w:pPr>
    <w:rPr>
      <w:rFonts w:eastAsiaTheme="minorEastAsia"/>
      <w:lang w:eastAsia="ja-JP"/>
    </w:rPr>
  </w:style>
  <w:style w:type="paragraph" w:styleId="TOC1">
    <w:name w:val="toc 1"/>
    <w:basedOn w:val="Normal"/>
    <w:next w:val="Normal"/>
    <w:autoRedefine/>
    <w:uiPriority w:val="39"/>
    <w:unhideWhenUsed/>
    <w:qFormat/>
    <w:rsid w:val="0094340A"/>
    <w:pPr>
      <w:spacing w:after="100"/>
    </w:pPr>
    <w:rPr>
      <w:rFonts w:eastAsiaTheme="minorEastAsia"/>
      <w:lang w:eastAsia="ja-JP"/>
    </w:rPr>
  </w:style>
  <w:style w:type="paragraph" w:styleId="TOC3">
    <w:name w:val="toc 3"/>
    <w:basedOn w:val="Normal"/>
    <w:next w:val="Normal"/>
    <w:autoRedefine/>
    <w:uiPriority w:val="39"/>
    <w:unhideWhenUsed/>
    <w:qFormat/>
    <w:rsid w:val="0094340A"/>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94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40A"/>
    <w:rPr>
      <w:rFonts w:ascii="Tahoma" w:hAnsi="Tahoma" w:cs="Tahoma"/>
      <w:sz w:val="16"/>
      <w:szCs w:val="16"/>
    </w:rPr>
  </w:style>
  <w:style w:type="character" w:styleId="Hyperlink">
    <w:name w:val="Hyperlink"/>
    <w:basedOn w:val="DefaultParagraphFont"/>
    <w:uiPriority w:val="99"/>
    <w:unhideWhenUsed/>
    <w:rsid w:val="0094340A"/>
    <w:rPr>
      <w:color w:val="0000FF" w:themeColor="hyperlink"/>
      <w:u w:val="single"/>
    </w:rPr>
  </w:style>
  <w:style w:type="character" w:customStyle="1" w:styleId="Heading2Char">
    <w:name w:val="Heading 2 Char"/>
    <w:basedOn w:val="DefaultParagraphFont"/>
    <w:link w:val="Heading2"/>
    <w:uiPriority w:val="9"/>
    <w:rsid w:val="0094340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359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3598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3598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35981"/>
    <w:rPr>
      <w:rFonts w:asciiTheme="majorHAnsi" w:eastAsiaTheme="majorEastAsia" w:hAnsiTheme="majorHAnsi" w:cstheme="majorBidi"/>
      <w:i/>
      <w:iCs/>
      <w:color w:val="4F81BD" w:themeColor="accent1"/>
      <w:spacing w:val="15"/>
      <w:sz w:val="24"/>
      <w:szCs w:val="24"/>
      <w:lang w:eastAsia="ja-JP"/>
    </w:rPr>
  </w:style>
  <w:style w:type="character" w:customStyle="1" w:styleId="Heading3Char">
    <w:name w:val="Heading 3 Char"/>
    <w:basedOn w:val="DefaultParagraphFont"/>
    <w:link w:val="Heading3"/>
    <w:uiPriority w:val="9"/>
    <w:rsid w:val="006E7E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3EB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3B5F5C"/>
    <w:rPr>
      <w:rFonts w:eastAsiaTheme="minorEastAsia"/>
      <w:i/>
      <w:iCs/>
      <w:color w:val="000000" w:themeColor="text1"/>
      <w:lang w:eastAsia="ja-JP"/>
    </w:rPr>
  </w:style>
  <w:style w:type="character" w:customStyle="1" w:styleId="QuoteChar">
    <w:name w:val="Quote Char"/>
    <w:basedOn w:val="DefaultParagraphFont"/>
    <w:link w:val="Quote"/>
    <w:uiPriority w:val="29"/>
    <w:rsid w:val="003B5F5C"/>
    <w:rPr>
      <w:rFonts w:eastAsiaTheme="minorEastAsia"/>
      <w:i/>
      <w:iCs/>
      <w:color w:val="000000" w:themeColor="text1"/>
      <w:lang w:eastAsia="ja-JP"/>
    </w:rPr>
  </w:style>
  <w:style w:type="character" w:customStyle="1" w:styleId="Heading5Char">
    <w:name w:val="Heading 5 Char"/>
    <w:basedOn w:val="DefaultParagraphFont"/>
    <w:link w:val="Heading5"/>
    <w:uiPriority w:val="9"/>
    <w:rsid w:val="002030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030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030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030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030A3"/>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450FE"/>
    <w:rPr>
      <w:sz w:val="16"/>
      <w:szCs w:val="16"/>
    </w:rPr>
  </w:style>
  <w:style w:type="paragraph" w:styleId="CommentText">
    <w:name w:val="annotation text"/>
    <w:basedOn w:val="Normal"/>
    <w:link w:val="CommentTextChar"/>
    <w:uiPriority w:val="99"/>
    <w:semiHidden/>
    <w:unhideWhenUsed/>
    <w:rsid w:val="004450FE"/>
    <w:pPr>
      <w:spacing w:line="240" w:lineRule="auto"/>
    </w:pPr>
    <w:rPr>
      <w:sz w:val="20"/>
      <w:szCs w:val="20"/>
    </w:rPr>
  </w:style>
  <w:style w:type="character" w:customStyle="1" w:styleId="CommentTextChar">
    <w:name w:val="Comment Text Char"/>
    <w:basedOn w:val="DefaultParagraphFont"/>
    <w:link w:val="CommentText"/>
    <w:uiPriority w:val="99"/>
    <w:semiHidden/>
    <w:rsid w:val="004450FE"/>
    <w:rPr>
      <w:sz w:val="20"/>
      <w:szCs w:val="20"/>
    </w:rPr>
  </w:style>
  <w:style w:type="paragraph" w:styleId="CommentSubject">
    <w:name w:val="annotation subject"/>
    <w:basedOn w:val="CommentText"/>
    <w:next w:val="CommentText"/>
    <w:link w:val="CommentSubjectChar"/>
    <w:uiPriority w:val="99"/>
    <w:semiHidden/>
    <w:unhideWhenUsed/>
    <w:rsid w:val="004450FE"/>
    <w:rPr>
      <w:b/>
      <w:bCs/>
    </w:rPr>
  </w:style>
  <w:style w:type="character" w:customStyle="1" w:styleId="CommentSubjectChar">
    <w:name w:val="Comment Subject Char"/>
    <w:basedOn w:val="CommentTextChar"/>
    <w:link w:val="CommentSubject"/>
    <w:uiPriority w:val="99"/>
    <w:semiHidden/>
    <w:rsid w:val="004450FE"/>
    <w:rPr>
      <w:b/>
      <w:bCs/>
      <w:sz w:val="20"/>
      <w:szCs w:val="20"/>
    </w:rPr>
  </w:style>
  <w:style w:type="character" w:styleId="FollowedHyperlink">
    <w:name w:val="FollowedHyperlink"/>
    <w:basedOn w:val="DefaultParagraphFont"/>
    <w:uiPriority w:val="99"/>
    <w:semiHidden/>
    <w:unhideWhenUsed/>
    <w:rsid w:val="008270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01EA"/>
    <w:pPr>
      <w:keepNext/>
      <w:keepLines/>
      <w:spacing w:before="480" w:after="0" w:line="720" w:lineRule="auto"/>
      <w:jc w:val="center"/>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43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7E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3E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30A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030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30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030A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030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83C"/>
    <w:pPr>
      <w:ind w:left="720"/>
      <w:contextualSpacing/>
    </w:pPr>
  </w:style>
  <w:style w:type="character" w:customStyle="1" w:styleId="Heading1Char">
    <w:name w:val="Heading 1 Char"/>
    <w:basedOn w:val="DefaultParagraphFont"/>
    <w:link w:val="Heading1"/>
    <w:uiPriority w:val="9"/>
    <w:rsid w:val="00EC01EA"/>
    <w:rPr>
      <w:rFonts w:asciiTheme="majorHAnsi" w:eastAsiaTheme="majorEastAsia" w:hAnsiTheme="majorHAnsi" w:cstheme="majorBidi"/>
      <w:b/>
      <w:bCs/>
      <w:color w:val="365F91" w:themeColor="accent1" w:themeShade="BF"/>
      <w:sz w:val="44"/>
      <w:szCs w:val="28"/>
    </w:rPr>
  </w:style>
  <w:style w:type="paragraph" w:styleId="TOCHeading">
    <w:name w:val="TOC Heading"/>
    <w:basedOn w:val="Heading1"/>
    <w:next w:val="Normal"/>
    <w:uiPriority w:val="39"/>
    <w:unhideWhenUsed/>
    <w:qFormat/>
    <w:rsid w:val="0094340A"/>
    <w:pPr>
      <w:outlineLvl w:val="9"/>
    </w:pPr>
    <w:rPr>
      <w:lang w:eastAsia="ja-JP"/>
    </w:rPr>
  </w:style>
  <w:style w:type="paragraph" w:styleId="TOC2">
    <w:name w:val="toc 2"/>
    <w:basedOn w:val="Normal"/>
    <w:next w:val="Normal"/>
    <w:autoRedefine/>
    <w:uiPriority w:val="39"/>
    <w:unhideWhenUsed/>
    <w:qFormat/>
    <w:rsid w:val="0094340A"/>
    <w:pPr>
      <w:spacing w:after="100"/>
      <w:ind w:left="220"/>
    </w:pPr>
    <w:rPr>
      <w:rFonts w:eastAsiaTheme="minorEastAsia"/>
      <w:lang w:eastAsia="ja-JP"/>
    </w:rPr>
  </w:style>
  <w:style w:type="paragraph" w:styleId="TOC1">
    <w:name w:val="toc 1"/>
    <w:basedOn w:val="Normal"/>
    <w:next w:val="Normal"/>
    <w:autoRedefine/>
    <w:uiPriority w:val="39"/>
    <w:unhideWhenUsed/>
    <w:qFormat/>
    <w:rsid w:val="0094340A"/>
    <w:pPr>
      <w:spacing w:after="100"/>
    </w:pPr>
    <w:rPr>
      <w:rFonts w:eastAsiaTheme="minorEastAsia"/>
      <w:lang w:eastAsia="ja-JP"/>
    </w:rPr>
  </w:style>
  <w:style w:type="paragraph" w:styleId="TOC3">
    <w:name w:val="toc 3"/>
    <w:basedOn w:val="Normal"/>
    <w:next w:val="Normal"/>
    <w:autoRedefine/>
    <w:uiPriority w:val="39"/>
    <w:unhideWhenUsed/>
    <w:qFormat/>
    <w:rsid w:val="0094340A"/>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94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40A"/>
    <w:rPr>
      <w:rFonts w:ascii="Tahoma" w:hAnsi="Tahoma" w:cs="Tahoma"/>
      <w:sz w:val="16"/>
      <w:szCs w:val="16"/>
    </w:rPr>
  </w:style>
  <w:style w:type="character" w:styleId="Hyperlink">
    <w:name w:val="Hyperlink"/>
    <w:basedOn w:val="DefaultParagraphFont"/>
    <w:uiPriority w:val="99"/>
    <w:unhideWhenUsed/>
    <w:rsid w:val="0094340A"/>
    <w:rPr>
      <w:color w:val="0000FF" w:themeColor="hyperlink"/>
      <w:u w:val="single"/>
    </w:rPr>
  </w:style>
  <w:style w:type="character" w:customStyle="1" w:styleId="Heading2Char">
    <w:name w:val="Heading 2 Char"/>
    <w:basedOn w:val="DefaultParagraphFont"/>
    <w:link w:val="Heading2"/>
    <w:uiPriority w:val="9"/>
    <w:rsid w:val="0094340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359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3598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3598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35981"/>
    <w:rPr>
      <w:rFonts w:asciiTheme="majorHAnsi" w:eastAsiaTheme="majorEastAsia" w:hAnsiTheme="majorHAnsi" w:cstheme="majorBidi"/>
      <w:i/>
      <w:iCs/>
      <w:color w:val="4F81BD" w:themeColor="accent1"/>
      <w:spacing w:val="15"/>
      <w:sz w:val="24"/>
      <w:szCs w:val="24"/>
      <w:lang w:eastAsia="ja-JP"/>
    </w:rPr>
  </w:style>
  <w:style w:type="character" w:customStyle="1" w:styleId="Heading3Char">
    <w:name w:val="Heading 3 Char"/>
    <w:basedOn w:val="DefaultParagraphFont"/>
    <w:link w:val="Heading3"/>
    <w:uiPriority w:val="9"/>
    <w:rsid w:val="006E7E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3EB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3B5F5C"/>
    <w:rPr>
      <w:rFonts w:eastAsiaTheme="minorEastAsia"/>
      <w:i/>
      <w:iCs/>
      <w:color w:val="000000" w:themeColor="text1"/>
      <w:lang w:eastAsia="ja-JP"/>
    </w:rPr>
  </w:style>
  <w:style w:type="character" w:customStyle="1" w:styleId="QuoteChar">
    <w:name w:val="Quote Char"/>
    <w:basedOn w:val="DefaultParagraphFont"/>
    <w:link w:val="Quote"/>
    <w:uiPriority w:val="29"/>
    <w:rsid w:val="003B5F5C"/>
    <w:rPr>
      <w:rFonts w:eastAsiaTheme="minorEastAsia"/>
      <w:i/>
      <w:iCs/>
      <w:color w:val="000000" w:themeColor="text1"/>
      <w:lang w:eastAsia="ja-JP"/>
    </w:rPr>
  </w:style>
  <w:style w:type="character" w:customStyle="1" w:styleId="Heading5Char">
    <w:name w:val="Heading 5 Char"/>
    <w:basedOn w:val="DefaultParagraphFont"/>
    <w:link w:val="Heading5"/>
    <w:uiPriority w:val="9"/>
    <w:rsid w:val="002030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030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030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030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030A3"/>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450FE"/>
    <w:rPr>
      <w:sz w:val="16"/>
      <w:szCs w:val="16"/>
    </w:rPr>
  </w:style>
  <w:style w:type="paragraph" w:styleId="CommentText">
    <w:name w:val="annotation text"/>
    <w:basedOn w:val="Normal"/>
    <w:link w:val="CommentTextChar"/>
    <w:uiPriority w:val="99"/>
    <w:semiHidden/>
    <w:unhideWhenUsed/>
    <w:rsid w:val="004450FE"/>
    <w:pPr>
      <w:spacing w:line="240" w:lineRule="auto"/>
    </w:pPr>
    <w:rPr>
      <w:sz w:val="20"/>
      <w:szCs w:val="20"/>
    </w:rPr>
  </w:style>
  <w:style w:type="character" w:customStyle="1" w:styleId="CommentTextChar">
    <w:name w:val="Comment Text Char"/>
    <w:basedOn w:val="DefaultParagraphFont"/>
    <w:link w:val="CommentText"/>
    <w:uiPriority w:val="99"/>
    <w:semiHidden/>
    <w:rsid w:val="004450FE"/>
    <w:rPr>
      <w:sz w:val="20"/>
      <w:szCs w:val="20"/>
    </w:rPr>
  </w:style>
  <w:style w:type="paragraph" w:styleId="CommentSubject">
    <w:name w:val="annotation subject"/>
    <w:basedOn w:val="CommentText"/>
    <w:next w:val="CommentText"/>
    <w:link w:val="CommentSubjectChar"/>
    <w:uiPriority w:val="99"/>
    <w:semiHidden/>
    <w:unhideWhenUsed/>
    <w:rsid w:val="004450FE"/>
    <w:rPr>
      <w:b/>
      <w:bCs/>
    </w:rPr>
  </w:style>
  <w:style w:type="character" w:customStyle="1" w:styleId="CommentSubjectChar">
    <w:name w:val="Comment Subject Char"/>
    <w:basedOn w:val="CommentTextChar"/>
    <w:link w:val="CommentSubject"/>
    <w:uiPriority w:val="99"/>
    <w:semiHidden/>
    <w:rsid w:val="004450FE"/>
    <w:rPr>
      <w:b/>
      <w:bCs/>
      <w:sz w:val="20"/>
      <w:szCs w:val="20"/>
    </w:rPr>
  </w:style>
  <w:style w:type="character" w:styleId="FollowedHyperlink">
    <w:name w:val="FollowedHyperlink"/>
    <w:basedOn w:val="DefaultParagraphFont"/>
    <w:uiPriority w:val="99"/>
    <w:semiHidden/>
    <w:unhideWhenUsed/>
    <w:rsid w:val="008270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glossaryDocument" Target="glossary/document.xml"/><Relationship Id="rId19" Type="http://schemas.openxmlformats.org/officeDocument/2006/relationships/image" Target="media/image7.PNG"/><Relationship Id="rId4" Type="http://schemas.openxmlformats.org/officeDocument/2006/relationships/styles" Target="styles.xml"/><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647A7B-EB12-4DCE-96AC-EE3EC0DA32AA}" type="doc">
      <dgm:prSet loTypeId="urn:microsoft.com/office/officeart/2008/layout/AccentedPicture" loCatId="picture" qsTypeId="urn:microsoft.com/office/officeart/2005/8/quickstyle/3d7" qsCatId="3D" csTypeId="urn:microsoft.com/office/officeart/2005/8/colors/accent1_5" csCatId="accent1" phldr="1"/>
      <dgm:spPr/>
      <dgm:t>
        <a:bodyPr/>
        <a:lstStyle/>
        <a:p>
          <a:endParaRPr lang="en-US"/>
        </a:p>
      </dgm:t>
    </dgm:pt>
    <dgm:pt modelId="{107A4BAF-7609-49CC-A946-9672A3A671B6}">
      <dgm:prSet phldrT="[Text]" custT="1"/>
      <dgm:spPr/>
      <dgm:t>
        <a:bodyPr/>
        <a:lstStyle/>
        <a:p>
          <a:pPr algn="ctr"/>
          <a:r>
            <a:rPr lang="en-US" sz="800"/>
            <a:t>* </a:t>
          </a:r>
          <a:r>
            <a:rPr lang="en-US" sz="1400"/>
            <a:t>Find Resources</a:t>
          </a:r>
        </a:p>
      </dgm:t>
    </dgm:pt>
    <dgm:pt modelId="{74531448-A746-421B-92BC-E08B086F0D4E}" type="parTrans" cxnId="{B319A673-19E2-446D-89DF-E0A3C741722E}">
      <dgm:prSet/>
      <dgm:spPr/>
      <dgm:t>
        <a:bodyPr/>
        <a:lstStyle/>
        <a:p>
          <a:pPr algn="ctr"/>
          <a:endParaRPr lang="en-US"/>
        </a:p>
      </dgm:t>
    </dgm:pt>
    <dgm:pt modelId="{C8063FE0-2F7F-4DAF-9319-3CCF93E7A459}" type="sibTrans" cxnId="{B319A673-19E2-446D-89DF-E0A3C741722E}">
      <dgm:prSet/>
      <dgm:spPr/>
      <dgm:t>
        <a:bodyPr/>
        <a:lstStyle/>
        <a:p>
          <a:pPr algn="ctr"/>
          <a:endParaRPr lang="en-US"/>
        </a:p>
      </dgm:t>
    </dgm:pt>
    <dgm:pt modelId="{68AD2E42-109D-4943-8C1D-95F2D458E2A9}">
      <dgm:prSet phldrT="[Text]" custT="1"/>
      <dgm:spPr/>
      <dgm:t>
        <a:bodyPr/>
        <a:lstStyle/>
        <a:p>
          <a:pPr algn="ctr"/>
          <a:r>
            <a:rPr lang="en-US" sz="1000"/>
            <a:t>*</a:t>
          </a:r>
          <a:r>
            <a:rPr lang="en-US" sz="1400"/>
            <a:t> Browse: Collections</a:t>
          </a:r>
        </a:p>
      </dgm:t>
    </dgm:pt>
    <dgm:pt modelId="{524FB76B-531F-4799-AA3F-7F630F678C60}" type="sibTrans" cxnId="{7D556203-67AF-45D5-82DB-2DE768FDEE4A}">
      <dgm:prSet/>
      <dgm:spPr/>
      <dgm:t>
        <a:bodyPr/>
        <a:lstStyle/>
        <a:p>
          <a:pPr algn="ctr"/>
          <a:endParaRPr lang="en-US"/>
        </a:p>
      </dgm:t>
    </dgm:pt>
    <dgm:pt modelId="{B54DA2E2-4AA9-4D70-87C7-E2128A8F6A68}" type="parTrans" cxnId="{7D556203-67AF-45D5-82DB-2DE768FDEE4A}">
      <dgm:prSet/>
      <dgm:spPr/>
      <dgm:t>
        <a:bodyPr/>
        <a:lstStyle/>
        <a:p>
          <a:pPr algn="ctr"/>
          <a:endParaRPr lang="en-US"/>
        </a:p>
      </dgm:t>
    </dgm:pt>
    <dgm:pt modelId="{CF436487-8B32-4FA7-94A1-9EADD3DA5336}">
      <dgm:prSet phldrT="[Text]" custT="1"/>
      <dgm:spPr/>
      <dgm:t>
        <a:bodyPr/>
        <a:lstStyle/>
        <a:p>
          <a:pPr algn="ctr"/>
          <a:endParaRPr lang="en-US" sz="1200"/>
        </a:p>
      </dgm:t>
    </dgm:pt>
    <dgm:pt modelId="{2514BEAC-13EE-41DF-AE8F-24CEDD3E7CCC}" type="sibTrans" cxnId="{A9162778-7B4F-4BF1-8971-DD52F0317B9E}">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pPr algn="ctr"/>
          <a:endParaRPr lang="en-US"/>
        </a:p>
      </dgm:t>
    </dgm:pt>
    <dgm:pt modelId="{0C45F652-880F-4F7D-86C1-1BF08BA8293E}" type="parTrans" cxnId="{A9162778-7B4F-4BF1-8971-DD52F0317B9E}">
      <dgm:prSet/>
      <dgm:spPr/>
      <dgm:t>
        <a:bodyPr/>
        <a:lstStyle/>
        <a:p>
          <a:pPr algn="ctr"/>
          <a:endParaRPr lang="en-US"/>
        </a:p>
      </dgm:t>
    </dgm:pt>
    <dgm:pt modelId="{DCDE5433-008B-4AE9-962E-F58D9685FD25}" type="pres">
      <dgm:prSet presAssocID="{AA647A7B-EB12-4DCE-96AC-EE3EC0DA32AA}" presName="Name0" presStyleCnt="0">
        <dgm:presLayoutVars>
          <dgm:dir/>
        </dgm:presLayoutVars>
      </dgm:prSet>
      <dgm:spPr/>
      <dgm:t>
        <a:bodyPr/>
        <a:lstStyle/>
        <a:p>
          <a:endParaRPr lang="en-US"/>
        </a:p>
      </dgm:t>
    </dgm:pt>
    <dgm:pt modelId="{800DB7F5-1408-418B-8D07-BF87D9D36163}" type="pres">
      <dgm:prSet presAssocID="{2514BEAC-13EE-41DF-AE8F-24CEDD3E7CCC}" presName="picture_1" presStyleLbl="bgImgPlace1" presStyleIdx="0" presStyleCnt="1" custScaleX="133100" custScaleY="110011" custLinFactNeighborX="-9584" custLinFactNeighborY="0"/>
      <dgm:spPr/>
      <dgm:t>
        <a:bodyPr/>
        <a:lstStyle/>
        <a:p>
          <a:endParaRPr lang="en-US"/>
        </a:p>
      </dgm:t>
    </dgm:pt>
    <dgm:pt modelId="{7B9CD6D4-34C2-443F-A327-9638952FE983}" type="pres">
      <dgm:prSet presAssocID="{CF436487-8B32-4FA7-94A1-9EADD3DA5336}" presName="text_1" presStyleLbl="node1" presStyleIdx="0" presStyleCnt="0">
        <dgm:presLayoutVars>
          <dgm:bulletEnabled val="1"/>
        </dgm:presLayoutVars>
      </dgm:prSet>
      <dgm:spPr/>
      <dgm:t>
        <a:bodyPr/>
        <a:lstStyle/>
        <a:p>
          <a:endParaRPr lang="en-US"/>
        </a:p>
      </dgm:t>
    </dgm:pt>
    <dgm:pt modelId="{0E4F73C0-A97A-48DD-AB75-807CE4039A2C}" type="pres">
      <dgm:prSet presAssocID="{AA647A7B-EB12-4DCE-96AC-EE3EC0DA32AA}" presName="linV" presStyleCnt="0"/>
      <dgm:spPr/>
    </dgm:pt>
    <dgm:pt modelId="{001F7311-21AF-447B-ADF7-22230B5E74F1}" type="pres">
      <dgm:prSet presAssocID="{68AD2E42-109D-4943-8C1D-95F2D458E2A9}" presName="pair" presStyleCnt="0"/>
      <dgm:spPr/>
    </dgm:pt>
    <dgm:pt modelId="{D2006A66-ACE7-4693-BA8D-32D1AC81B097}" type="pres">
      <dgm:prSet presAssocID="{68AD2E42-109D-4943-8C1D-95F2D458E2A9}" presName="spaceH" presStyleLbl="node1" presStyleIdx="0" presStyleCnt="0"/>
      <dgm:spPr/>
    </dgm:pt>
    <dgm:pt modelId="{72D314AB-8383-4F0B-B498-FA67B66A8CA7}" type="pres">
      <dgm:prSet presAssocID="{68AD2E42-109D-4943-8C1D-95F2D458E2A9}" presName="desPictures" presStyleLbl="alignImgPlace1" presStyleIdx="0" presStyleCnt="2" custLinFactNeighborX="30407" custLinFactNeighborY="18244"/>
      <dgm:spPr>
        <a:blipFill>
          <a:blip xmlns:r="http://schemas.openxmlformats.org/officeDocument/2006/relationships" r:embed="rId2">
            <a:extLst>
              <a:ext uri="{28A0092B-C50C-407E-A947-70E740481C1C}">
                <a14:useLocalDpi xmlns:a14="http://schemas.microsoft.com/office/drawing/2010/main" val="0"/>
              </a:ext>
            </a:extLst>
          </a:blip>
          <a:srcRect/>
          <a:stretch>
            <a:fillRect l="-2000" r="-2000"/>
          </a:stretch>
        </a:blipFill>
      </dgm:spPr>
      <dgm:t>
        <a:bodyPr/>
        <a:lstStyle/>
        <a:p>
          <a:endParaRPr lang="en-US"/>
        </a:p>
      </dgm:t>
    </dgm:pt>
    <dgm:pt modelId="{B5CCF55B-35EF-4E09-B80F-1491D5B726DD}" type="pres">
      <dgm:prSet presAssocID="{68AD2E42-109D-4943-8C1D-95F2D458E2A9}" presName="desTextWrapper" presStyleCnt="0"/>
      <dgm:spPr/>
    </dgm:pt>
    <dgm:pt modelId="{8074862F-7E57-4E7F-A650-B08A7205C01F}" type="pres">
      <dgm:prSet presAssocID="{68AD2E42-109D-4943-8C1D-95F2D458E2A9}" presName="desText" presStyleLbl="revTx" presStyleIdx="0" presStyleCnt="2" custLinFactNeighborX="4460" custLinFactNeighborY="82097">
        <dgm:presLayoutVars>
          <dgm:bulletEnabled val="1"/>
        </dgm:presLayoutVars>
      </dgm:prSet>
      <dgm:spPr/>
      <dgm:t>
        <a:bodyPr/>
        <a:lstStyle/>
        <a:p>
          <a:endParaRPr lang="en-US"/>
        </a:p>
      </dgm:t>
    </dgm:pt>
    <dgm:pt modelId="{AB7F6F7B-D49C-4235-BB9C-C6B14D685060}" type="pres">
      <dgm:prSet presAssocID="{524FB76B-531F-4799-AA3F-7F630F678C60}" presName="spaceV" presStyleCnt="0"/>
      <dgm:spPr/>
    </dgm:pt>
    <dgm:pt modelId="{48F54388-C77D-4350-89A3-BEB2254B526A}" type="pres">
      <dgm:prSet presAssocID="{107A4BAF-7609-49CC-A946-9672A3A671B6}" presName="pair" presStyleCnt="0"/>
      <dgm:spPr/>
    </dgm:pt>
    <dgm:pt modelId="{4BA63791-9C00-4B68-B044-D06FDDD027E9}" type="pres">
      <dgm:prSet presAssocID="{107A4BAF-7609-49CC-A946-9672A3A671B6}" presName="spaceH" presStyleLbl="node1" presStyleIdx="0" presStyleCnt="0"/>
      <dgm:spPr/>
    </dgm:pt>
    <dgm:pt modelId="{81AA591C-810E-4321-ADB8-87C817534294}" type="pres">
      <dgm:prSet presAssocID="{107A4BAF-7609-49CC-A946-9672A3A671B6}" presName="desPictures" presStyleLbl="alignImgPlace1" presStyleIdx="1" presStyleCnt="2" custLinFactNeighborX="42239" custLinFactNeighborY="52350"/>
      <dgm:spPr>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 modelId="{3668679B-152D-41C8-A2C6-54F8500B5C9B}" type="pres">
      <dgm:prSet presAssocID="{107A4BAF-7609-49CC-A946-9672A3A671B6}" presName="desTextWrapper" presStyleCnt="0"/>
      <dgm:spPr/>
    </dgm:pt>
    <dgm:pt modelId="{F979CA87-FF0E-4248-AFAE-015136EC7660}" type="pres">
      <dgm:prSet presAssocID="{107A4BAF-7609-49CC-A946-9672A3A671B6}" presName="desText" presStyleLbl="revTx" presStyleIdx="1" presStyleCnt="2" custLinFactY="12505" custLinFactNeighborX="8622" custLinFactNeighborY="100000">
        <dgm:presLayoutVars>
          <dgm:bulletEnabled val="1"/>
        </dgm:presLayoutVars>
      </dgm:prSet>
      <dgm:spPr/>
      <dgm:t>
        <a:bodyPr/>
        <a:lstStyle/>
        <a:p>
          <a:endParaRPr lang="en-US"/>
        </a:p>
      </dgm:t>
    </dgm:pt>
    <dgm:pt modelId="{6DAEE932-93E2-4BF6-A605-CBEFB604521E}" type="pres">
      <dgm:prSet presAssocID="{AA647A7B-EB12-4DCE-96AC-EE3EC0DA32AA}" presName="maxNode" presStyleCnt="0"/>
      <dgm:spPr/>
    </dgm:pt>
    <dgm:pt modelId="{CC454104-AEA4-400F-848B-31A7A87C19C7}" type="pres">
      <dgm:prSet presAssocID="{AA647A7B-EB12-4DCE-96AC-EE3EC0DA32AA}" presName="Name33" presStyleCnt="0"/>
      <dgm:spPr/>
    </dgm:pt>
  </dgm:ptLst>
  <dgm:cxnLst>
    <dgm:cxn modelId="{14563911-8281-4C2B-ACE8-BCA4781ABD07}" type="presOf" srcId="{107A4BAF-7609-49CC-A946-9672A3A671B6}" destId="{F979CA87-FF0E-4248-AFAE-015136EC7660}" srcOrd="0" destOrd="0" presId="urn:microsoft.com/office/officeart/2008/layout/AccentedPicture"/>
    <dgm:cxn modelId="{8D49E65E-2D8D-491E-B78E-2BFC7D07FA40}" type="presOf" srcId="{AA647A7B-EB12-4DCE-96AC-EE3EC0DA32AA}" destId="{DCDE5433-008B-4AE9-962E-F58D9685FD25}" srcOrd="0" destOrd="0" presId="urn:microsoft.com/office/officeart/2008/layout/AccentedPicture"/>
    <dgm:cxn modelId="{7D556203-67AF-45D5-82DB-2DE768FDEE4A}" srcId="{AA647A7B-EB12-4DCE-96AC-EE3EC0DA32AA}" destId="{68AD2E42-109D-4943-8C1D-95F2D458E2A9}" srcOrd="1" destOrd="0" parTransId="{B54DA2E2-4AA9-4D70-87C7-E2128A8F6A68}" sibTransId="{524FB76B-531F-4799-AA3F-7F630F678C60}"/>
    <dgm:cxn modelId="{456A9087-3AB8-4AD3-BB8A-66577A05BCFC}" type="presOf" srcId="{2514BEAC-13EE-41DF-AE8F-24CEDD3E7CCC}" destId="{800DB7F5-1408-418B-8D07-BF87D9D36163}" srcOrd="0" destOrd="0" presId="urn:microsoft.com/office/officeart/2008/layout/AccentedPicture"/>
    <dgm:cxn modelId="{F93C2480-422B-4D71-A509-5DCA1DDBBF60}" type="presOf" srcId="{68AD2E42-109D-4943-8C1D-95F2D458E2A9}" destId="{8074862F-7E57-4E7F-A650-B08A7205C01F}" srcOrd="0" destOrd="0" presId="urn:microsoft.com/office/officeart/2008/layout/AccentedPicture"/>
    <dgm:cxn modelId="{A9162778-7B4F-4BF1-8971-DD52F0317B9E}" srcId="{AA647A7B-EB12-4DCE-96AC-EE3EC0DA32AA}" destId="{CF436487-8B32-4FA7-94A1-9EADD3DA5336}" srcOrd="0" destOrd="0" parTransId="{0C45F652-880F-4F7D-86C1-1BF08BA8293E}" sibTransId="{2514BEAC-13EE-41DF-AE8F-24CEDD3E7CCC}"/>
    <dgm:cxn modelId="{35B788DB-CF25-4034-BD58-8BA48FBCE874}" type="presOf" srcId="{CF436487-8B32-4FA7-94A1-9EADD3DA5336}" destId="{7B9CD6D4-34C2-443F-A327-9638952FE983}" srcOrd="0" destOrd="0" presId="urn:microsoft.com/office/officeart/2008/layout/AccentedPicture"/>
    <dgm:cxn modelId="{B319A673-19E2-446D-89DF-E0A3C741722E}" srcId="{AA647A7B-EB12-4DCE-96AC-EE3EC0DA32AA}" destId="{107A4BAF-7609-49CC-A946-9672A3A671B6}" srcOrd="2" destOrd="0" parTransId="{74531448-A746-421B-92BC-E08B086F0D4E}" sibTransId="{C8063FE0-2F7F-4DAF-9319-3CCF93E7A459}"/>
    <dgm:cxn modelId="{40627E1B-A75B-4FB2-A744-19CA55CCA4CE}" type="presParOf" srcId="{DCDE5433-008B-4AE9-962E-F58D9685FD25}" destId="{800DB7F5-1408-418B-8D07-BF87D9D36163}" srcOrd="0" destOrd="0" presId="urn:microsoft.com/office/officeart/2008/layout/AccentedPicture"/>
    <dgm:cxn modelId="{33CE9736-B735-4C86-8E3B-9A6953B54C6C}" type="presParOf" srcId="{DCDE5433-008B-4AE9-962E-F58D9685FD25}" destId="{7B9CD6D4-34C2-443F-A327-9638952FE983}" srcOrd="1" destOrd="0" presId="urn:microsoft.com/office/officeart/2008/layout/AccentedPicture"/>
    <dgm:cxn modelId="{95076FF5-514A-487F-895B-78C52F542E9E}" type="presParOf" srcId="{DCDE5433-008B-4AE9-962E-F58D9685FD25}" destId="{0E4F73C0-A97A-48DD-AB75-807CE4039A2C}" srcOrd="2" destOrd="0" presId="urn:microsoft.com/office/officeart/2008/layout/AccentedPicture"/>
    <dgm:cxn modelId="{36966CD7-DEB9-4256-95BE-83E7BE527FC9}" type="presParOf" srcId="{0E4F73C0-A97A-48DD-AB75-807CE4039A2C}" destId="{001F7311-21AF-447B-ADF7-22230B5E74F1}" srcOrd="0" destOrd="0" presId="urn:microsoft.com/office/officeart/2008/layout/AccentedPicture"/>
    <dgm:cxn modelId="{D1F08698-171D-4DE6-90BB-D73559E8CE7B}" type="presParOf" srcId="{001F7311-21AF-447B-ADF7-22230B5E74F1}" destId="{D2006A66-ACE7-4693-BA8D-32D1AC81B097}" srcOrd="0" destOrd="0" presId="urn:microsoft.com/office/officeart/2008/layout/AccentedPicture"/>
    <dgm:cxn modelId="{9E5C0A94-09B3-4073-AE0A-E46CAFBB8FA1}" type="presParOf" srcId="{001F7311-21AF-447B-ADF7-22230B5E74F1}" destId="{72D314AB-8383-4F0B-B498-FA67B66A8CA7}" srcOrd="1" destOrd="0" presId="urn:microsoft.com/office/officeart/2008/layout/AccentedPicture"/>
    <dgm:cxn modelId="{67D8FE2B-2134-4E62-B6EC-301E437D0BD9}" type="presParOf" srcId="{001F7311-21AF-447B-ADF7-22230B5E74F1}" destId="{B5CCF55B-35EF-4E09-B80F-1491D5B726DD}" srcOrd="2" destOrd="0" presId="urn:microsoft.com/office/officeart/2008/layout/AccentedPicture"/>
    <dgm:cxn modelId="{F06676E6-9BA9-4127-9B42-E6BA734C4BF5}" type="presParOf" srcId="{B5CCF55B-35EF-4E09-B80F-1491D5B726DD}" destId="{8074862F-7E57-4E7F-A650-B08A7205C01F}" srcOrd="0" destOrd="0" presId="urn:microsoft.com/office/officeart/2008/layout/AccentedPicture"/>
    <dgm:cxn modelId="{124AFC9F-B3EF-4FB5-9025-4D225836CA04}" type="presParOf" srcId="{0E4F73C0-A97A-48DD-AB75-807CE4039A2C}" destId="{AB7F6F7B-D49C-4235-BB9C-C6B14D685060}" srcOrd="1" destOrd="0" presId="urn:microsoft.com/office/officeart/2008/layout/AccentedPicture"/>
    <dgm:cxn modelId="{D10787E3-8E6D-49D0-9663-7650590EA791}" type="presParOf" srcId="{0E4F73C0-A97A-48DD-AB75-807CE4039A2C}" destId="{48F54388-C77D-4350-89A3-BEB2254B526A}" srcOrd="2" destOrd="0" presId="urn:microsoft.com/office/officeart/2008/layout/AccentedPicture"/>
    <dgm:cxn modelId="{EB6CEF48-5833-4F5E-B88E-6234D1FDBFAD}" type="presParOf" srcId="{48F54388-C77D-4350-89A3-BEB2254B526A}" destId="{4BA63791-9C00-4B68-B044-D06FDDD027E9}" srcOrd="0" destOrd="0" presId="urn:microsoft.com/office/officeart/2008/layout/AccentedPicture"/>
    <dgm:cxn modelId="{B06B1A01-686B-4C52-95DA-7D14776CC0E4}" type="presParOf" srcId="{48F54388-C77D-4350-89A3-BEB2254B526A}" destId="{81AA591C-810E-4321-ADB8-87C817534294}" srcOrd="1" destOrd="0" presId="urn:microsoft.com/office/officeart/2008/layout/AccentedPicture"/>
    <dgm:cxn modelId="{E3DB309F-C450-47CA-9E97-0026FD9E69E5}" type="presParOf" srcId="{48F54388-C77D-4350-89A3-BEB2254B526A}" destId="{3668679B-152D-41C8-A2C6-54F8500B5C9B}" srcOrd="2" destOrd="0" presId="urn:microsoft.com/office/officeart/2008/layout/AccentedPicture"/>
    <dgm:cxn modelId="{4158A85F-8973-490F-BF18-4312A460ED2E}" type="presParOf" srcId="{3668679B-152D-41C8-A2C6-54F8500B5C9B}" destId="{F979CA87-FF0E-4248-AFAE-015136EC7660}" srcOrd="0" destOrd="0" presId="urn:microsoft.com/office/officeart/2008/layout/AccentedPicture"/>
    <dgm:cxn modelId="{E5F67B42-43B9-43A3-BACC-C13A2AD4F9A4}" type="presParOf" srcId="{DCDE5433-008B-4AE9-962E-F58D9685FD25}" destId="{6DAEE932-93E2-4BF6-A605-CBEFB604521E}" srcOrd="3" destOrd="0" presId="urn:microsoft.com/office/officeart/2008/layout/AccentedPicture"/>
    <dgm:cxn modelId="{7CDC00B5-9657-478A-86D2-B8D1AFF6F694}" type="presParOf" srcId="{6DAEE932-93E2-4BF6-A605-CBEFB604521E}" destId="{CC454104-AEA4-400F-848B-31A7A87C19C7}" srcOrd="0" destOrd="0" presId="urn:microsoft.com/office/officeart/2008/layout/AccentedPicture"/>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0DB7F5-1408-418B-8D07-BF87D9D36163}">
      <dsp:nvSpPr>
        <dsp:cNvPr id="0" name=""/>
        <dsp:cNvSpPr/>
      </dsp:nvSpPr>
      <dsp:spPr>
        <a:xfrm>
          <a:off x="0" y="7151"/>
          <a:ext cx="4368355" cy="4605321"/>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p3d z="-211800" extrusionH="10600" prstMaterial="plastic">
          <a:bevelT w="101600" h="8600" prst="relaxedInset"/>
          <a:bevelB w="8600" h="8600" prst="relaxedInset"/>
        </a:sp3d>
      </dsp:spPr>
      <dsp:style>
        <a:lnRef idx="0">
          <a:scrgbClr r="0" g="0" b="0"/>
        </a:lnRef>
        <a:fillRef idx="1">
          <a:scrgbClr r="0" g="0" b="0"/>
        </a:fillRef>
        <a:effectRef idx="1">
          <a:scrgbClr r="0" g="0" b="0"/>
        </a:effectRef>
        <a:fontRef idx="minor"/>
      </dsp:style>
    </dsp:sp>
    <dsp:sp modelId="{7B9CD6D4-34C2-443F-A327-9638952FE983}">
      <dsp:nvSpPr>
        <dsp:cNvPr id="0" name=""/>
        <dsp:cNvSpPr/>
      </dsp:nvSpPr>
      <dsp:spPr>
        <a:xfrm>
          <a:off x="841911" y="1723739"/>
          <a:ext cx="2527147" cy="2511742"/>
        </a:xfrm>
        <a:prstGeom prst="rect">
          <a:avLst/>
        </a:prstGeom>
        <a:noFill/>
        <a:ln>
          <a:noFill/>
        </a:ln>
        <a:effectLst>
          <a:outerShdw blurRad="40000" dist="20000" dir="5400000" rotWithShape="0">
            <a:srgbClr val="000000">
              <a:alpha val="38000"/>
            </a:srgbClr>
          </a:outerShdw>
        </a:effectLst>
        <a:sp3d/>
      </dsp:spPr>
      <dsp:style>
        <a:lnRef idx="0">
          <a:scrgbClr r="0" g="0" b="0"/>
        </a:lnRef>
        <a:fillRef idx="1">
          <a:scrgbClr r="0" g="0" b="0"/>
        </a:fillRef>
        <a:effectRef idx="1">
          <a:scrgbClr r="0" g="0" b="0"/>
        </a:effectRef>
        <a:fontRef idx="minor">
          <a:schemeClr val="dk1"/>
        </a:fontRef>
      </dsp:style>
      <dsp:txBody>
        <a:bodyPr spcFirstLastPara="0" vert="horz" wrap="square" lIns="30480" tIns="30480" rIns="30480" bIns="30480" numCol="1" spcCol="1270" anchor="b" anchorCtr="0">
          <a:noAutofit/>
        </a:bodyPr>
        <a:lstStyle/>
        <a:p>
          <a:pPr lvl="0" algn="ctr" defTabSz="533400">
            <a:lnSpc>
              <a:spcPct val="90000"/>
            </a:lnSpc>
            <a:spcBef>
              <a:spcPct val="0"/>
            </a:spcBef>
            <a:spcAft>
              <a:spcPct val="35000"/>
            </a:spcAft>
          </a:pPr>
          <a:endParaRPr lang="en-US" sz="1200" kern="1200"/>
        </a:p>
      </dsp:txBody>
      <dsp:txXfrm>
        <a:off x="841911" y="1723739"/>
        <a:ext cx="2527147" cy="2511742"/>
      </dsp:txXfrm>
    </dsp:sp>
    <dsp:sp modelId="{72D314AB-8383-4F0B-B498-FA67B66A8CA7}">
      <dsp:nvSpPr>
        <dsp:cNvPr id="0" name=""/>
        <dsp:cNvSpPr/>
      </dsp:nvSpPr>
      <dsp:spPr>
        <a:xfrm>
          <a:off x="3771184" y="213590"/>
          <a:ext cx="1130284" cy="1130284"/>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000" r="-2000"/>
          </a:stretch>
        </a:blip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dsp:style>
    </dsp:sp>
    <dsp:sp modelId="{8074862F-7E57-4E7F-A650-B08A7205C01F}">
      <dsp:nvSpPr>
        <dsp:cNvPr id="0" name=""/>
        <dsp:cNvSpPr/>
      </dsp:nvSpPr>
      <dsp:spPr>
        <a:xfrm>
          <a:off x="4595979" y="935311"/>
          <a:ext cx="856408" cy="1130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12700" rIns="25400" bIns="12700" numCol="1" spcCol="1270" anchor="ctr" anchorCtr="0">
          <a:noAutofit/>
        </a:bodyPr>
        <a:lstStyle/>
        <a:p>
          <a:pPr lvl="0" algn="ctr" defTabSz="444500">
            <a:lnSpc>
              <a:spcPct val="90000"/>
            </a:lnSpc>
            <a:spcBef>
              <a:spcPct val="0"/>
            </a:spcBef>
            <a:spcAft>
              <a:spcPct val="35000"/>
            </a:spcAft>
          </a:pPr>
          <a:r>
            <a:rPr lang="en-US" sz="1000" kern="1200"/>
            <a:t>*</a:t>
          </a:r>
          <a:r>
            <a:rPr lang="en-US" sz="1400" kern="1200"/>
            <a:t> Browse: Collections</a:t>
          </a:r>
        </a:p>
      </dsp:txBody>
      <dsp:txXfrm>
        <a:off x="4595979" y="935311"/>
        <a:ext cx="856408" cy="1130284"/>
      </dsp:txXfrm>
    </dsp:sp>
    <dsp:sp modelId="{81AA591C-810E-4321-ADB8-87C817534294}">
      <dsp:nvSpPr>
        <dsp:cNvPr id="0" name=""/>
        <dsp:cNvSpPr/>
      </dsp:nvSpPr>
      <dsp:spPr>
        <a:xfrm>
          <a:off x="3904919" y="1932820"/>
          <a:ext cx="1130284" cy="1130284"/>
        </a:xfrm>
        <a:prstGeom prst="ellipse">
          <a:avLst/>
        </a:prstGeom>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dsp:style>
    </dsp:sp>
    <dsp:sp modelId="{F979CA87-FF0E-4248-AFAE-015136EC7660}">
      <dsp:nvSpPr>
        <dsp:cNvPr id="0" name=""/>
        <dsp:cNvSpPr/>
      </dsp:nvSpPr>
      <dsp:spPr>
        <a:xfrm>
          <a:off x="4631622" y="2612743"/>
          <a:ext cx="856408" cy="1130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ctr" defTabSz="355600">
            <a:lnSpc>
              <a:spcPct val="90000"/>
            </a:lnSpc>
            <a:spcBef>
              <a:spcPct val="0"/>
            </a:spcBef>
            <a:spcAft>
              <a:spcPct val="35000"/>
            </a:spcAft>
          </a:pPr>
          <a:r>
            <a:rPr lang="en-US" sz="800" kern="1200"/>
            <a:t>* </a:t>
          </a:r>
          <a:r>
            <a:rPr lang="en-US" sz="1400" kern="1200"/>
            <a:t>Find Resources</a:t>
          </a:r>
        </a:p>
      </dsp:txBody>
      <dsp:txXfrm>
        <a:off x="4631622" y="2612743"/>
        <a:ext cx="856408" cy="1130284"/>
      </dsp:txXfrm>
    </dsp:sp>
  </dsp:spTree>
</dsp:drawing>
</file>

<file path=word/diagrams/layout1.xml><?xml version="1.0" encoding="utf-8"?>
<dgm:layoutDef xmlns:dgm="http://schemas.openxmlformats.org/drawingml/2006/diagram" xmlns:a="http://schemas.openxmlformats.org/drawingml/2006/main" uniqueId="urn:microsoft.com/office/officeart/2008/layout/AccentedPicture">
  <dgm:title val=""/>
  <dgm:desc val=""/>
  <dgm:catLst>
    <dgm:cat type="picture" pri="1000"/>
    <dgm:cat type="pictureconvert" pri="1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varLst>
    <dgm:alg type="composite"/>
    <dgm:shape xmlns:r="http://schemas.openxmlformats.org/officeDocument/2006/relationships" r:blip="">
      <dgm:adjLst/>
    </dgm:shape>
    <dgm:choose name="Name1">
      <dgm:if name="Name2" axis="ch" ptType="node" func="cnt" op="lte" val="1">
        <dgm:constrLst>
          <dgm:constr type="h" for="ch" forName="picture_1" refType="h"/>
          <dgm:constr type="w" for="ch" forName="picture_1" refType="h" refFor="ch" refForName="picture_1" op="equ" fact="0.784"/>
          <dgm:constr type="l" for="ch" forName="picture_1"/>
          <dgm:constr type="t" for="ch" forName="picture_1"/>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
        </dgm:constrLst>
      </dgm:if>
      <dgm:if name="Name3" axis="ch" ptType="node" func="cnt" op="lte" val="5">
        <dgm:choose name="Name4">
          <dgm:if name="Name5"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6">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if>
      <dgm:else name="Name7">
        <dgm:choose name="Name8">
          <dgm:if name="Name9"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10">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else>
    </dgm:choose>
    <dgm:forEach name="Name11" axis="ch" ptType="sibTrans" hideLastTrans="0" cnt="1">
      <dgm:layoutNode name="picture_1" styleLbl="bgImgPlace1">
        <dgm:alg type="sp"/>
        <dgm:shape xmlns:r="http://schemas.openxmlformats.org/officeDocument/2006/relationships" type="roundRect" r:blip="" blipPhldr="1">
          <dgm:adjLst/>
        </dgm:shape>
        <dgm:presOf axis="self"/>
      </dgm:layoutNode>
    </dgm:forEach>
    <dgm:forEach name="Name12" axis="ch" ptType="node" cnt="1">
      <dgm:layoutNode name="text_1" styleLbl="node1">
        <dgm:varLst>
          <dgm:bulletEnabled val="1"/>
        </dgm:varLst>
        <dgm:choose name="Name13">
          <dgm:if name="Name14" func="var" arg="dir" op="equ" val="norm">
            <dgm:alg type="tx">
              <dgm:param type="txAnchorVert" val="b"/>
              <dgm:param type="parTxLTRAlign" val="l"/>
              <dgm:param type="shpTxLTRAlignCh" val="l"/>
              <dgm:param type="parTxRTLAlign" val="l"/>
              <dgm:param type="shpTxRTLAlignCh" val="l"/>
            </dgm:alg>
          </dgm:if>
          <dgm:else name="Name15">
            <dgm:alg type="tx">
              <dgm:param type="txAnchorVert" val="b"/>
              <dgm:param type="parTxLTRAlign" val="r"/>
              <dgm:param type="shpTxLTRAlignCh" val="r"/>
              <dgm:param type="parTxRTLAlign" val="r"/>
              <dgm:param type="shpTxRTLAlignCh" val="r"/>
            </dgm:alg>
          </dgm:else>
        </dgm:choose>
        <dgm:shape xmlns:r="http://schemas.openxmlformats.org/officeDocument/2006/relationships" type="rect" r:blip="" hideGeom="1">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choose name="Name16">
      <dgm:if name="Name17" axis="ch" ptType="node" func="cnt" op="gte" val="2">
        <dgm:layoutNode name="linV">
          <dgm:choose name="Name18">
            <dgm:if name="Name19" func="var" arg="dir" op="equ" val="norm">
              <dgm:alg type="lin">
                <dgm:param type="linDir" val="fromT"/>
                <dgm:param type="vertAlign" val="t"/>
                <dgm:param type="fallback" val="1D"/>
                <dgm:param type="horzAlign" val="l"/>
                <dgm:param type="nodeHorzAlign" val="l"/>
              </dgm:alg>
            </dgm:if>
            <dgm:else name="Name20">
              <dgm:alg type="lin">
                <dgm:param type="linDir" val="fromT"/>
                <dgm:param type="vertAlign" val="t"/>
                <dgm:param type="fallback" val="1D"/>
                <dgm:param type="horzAlign" val="r"/>
                <dgm:param type="nodeHorzAlign" val="r"/>
              </dgm:alg>
            </dgm:else>
          </dgm:choose>
          <dgm:shape xmlns:r="http://schemas.openxmlformats.org/officeDocument/2006/relationships" r:blip="">
            <dgm:adjLst/>
          </dgm:shape>
          <dgm:constrLst>
            <dgm:constr type="w" for="ch" forName="spaceV" val="1"/>
            <dgm:constr type="w" for="ch" forName="pair" refType="w" op="equ"/>
            <dgm:constr type="w" for="des" forName="desText" op="equ"/>
            <dgm:constr type="primFontSz" for="des" forName="desText" op="equ" val="65"/>
          </dgm:constrLst>
          <dgm:forEach name="Name21" axis="ch" ptType="node" st="2">
            <dgm:layoutNode name="pair">
              <dgm:alg type="composite"/>
              <dgm:shape xmlns:r="http://schemas.openxmlformats.org/officeDocument/2006/relationships" r:blip="">
                <dgm:adjLst/>
              </dgm:shape>
              <dgm:choose name="Name22">
                <dgm:if name="Name23" func="var" arg="dir" op="equ" val="norm">
                  <dgm:constrLst>
                    <dgm:constr type="userC"/>
                    <dgm:constr type="l" for="ch" forName="spaceH"/>
                    <dgm:constr type="r"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l" for="ch" forName="desTextWrapper" refType="r" refFor="ch" refForName="desPictures"/>
                    <dgm:constr type="ctrY" for="ch" forName="desTextWrapper" refType="w" fact="0.5"/>
                    <dgm:constr type="h" for="ch" forName="desTextWrapper" refType="h"/>
                    <dgm:constr type="h" for="des" forName="desText" refType="h"/>
                  </dgm:constrLst>
                </dgm:if>
                <dgm:else name="Name24">
                  <dgm:constrLst>
                    <dgm:constr type="userC"/>
                    <dgm:constr type="r" for="ch" forName="spaceH" refType="w"/>
                    <dgm:constr type="l"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r" for="ch" forName="desTextWrapper" refType="l" refFor="ch" refForName="desPictures"/>
                    <dgm:constr type="ctrY" for="ch" forName="desTextWrapper" refType="w" fact="0.5"/>
                    <dgm:constr type="h" for="ch" forName="desTextWrapper" refType="h"/>
                    <dgm:constr type="h" for="des" forName="desText" refType="h"/>
                  </dgm:constrLst>
                </dgm:else>
              </dgm:choose>
              <dgm:layoutNode name="spaceH">
                <dgm:alg type="sp"/>
                <dgm:shape xmlns:r="http://schemas.openxmlformats.org/officeDocument/2006/relationships" type="rect" r:blip="" hideGeom="1">
                  <dgm:adjLst/>
                </dgm:shape>
                <dgm:presOf/>
              </dgm:layoutNode>
              <dgm:layoutNode name="desPictures" styleLbl="alignImgPlace1">
                <dgm:alg type="sp"/>
                <dgm:shape xmlns:r="http://schemas.openxmlformats.org/officeDocument/2006/relationships" type="ellipse" r:blip="" blipPhldr="1">
                  <dgm:adjLst/>
                </dgm:shape>
                <dgm:presOf/>
              </dgm:layoutNode>
              <dgm:layoutNode name="desTextWrapper">
                <dgm:choose name="Name25">
                  <dgm:if name="Name26" func="var" arg="dir" op="equ" val="norm">
                    <dgm:alg type="lin">
                      <dgm:param type="horzAlign" val="l"/>
                    </dgm:alg>
                  </dgm:if>
                  <dgm:else name="Name27">
                    <dgm:alg type="lin">
                      <dgm:param type="horzAlign" val="r"/>
                    </dgm:alg>
                  </dgm:else>
                </dgm:choose>
                <dgm:layoutNode name="desText" styleLbl="revTx">
                  <dgm:varLst>
                    <dgm:bulletEnabled val="1"/>
                  </dgm:varLst>
                  <dgm:choose name="Name28">
                    <dgm:if name="Name29" func="var" arg="dir" op="equ" val="norm">
                      <dgm:alg type="tx">
                        <dgm:param type="parTxLTRAlign" val="l"/>
                        <dgm:param type="shpTxLTRAlignCh" val="l"/>
                        <dgm:param type="parTxRTLAlign" val="r"/>
                        <dgm:param type="shpTxRTLAlignCh" val="r"/>
                      </dgm:alg>
                    </dgm:if>
                    <dgm:else name="Name30">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2"/>
                    <dgm:constr type="rMarg" refType="primFontSz" fact="0.2"/>
                    <dgm:constr type="tMarg" refType="primFontSz" fact="0.1"/>
                    <dgm:constr type="bMarg" refType="primFontSz" fact="0.1"/>
                  </dgm:constrLst>
                  <dgm:ruleLst>
                    <dgm:rule type="w" val="NaN" fact="1" max="NaN"/>
                    <dgm:rule type="primFontSz" val="5" fact="NaN" max="NaN"/>
                  </dgm:ruleLst>
                </dgm:layoutNode>
              </dgm:layoutNode>
            </dgm:layoutNode>
            <dgm:forEach name="Name31" axis="followSib" ptType="sibTrans" cnt="1">
              <dgm:layoutNode name="spaceV">
                <dgm:alg type="sp"/>
                <dgm:shape xmlns:r="http://schemas.openxmlformats.org/officeDocument/2006/relationships" r:blip="">
                  <dgm:adjLst/>
                </dgm:shape>
                <dgm:presOf/>
              </dgm:layoutNode>
            </dgm:forEach>
          </dgm:forEach>
        </dgm:layoutNode>
      </dgm:if>
      <dgm:else name="Name32"/>
    </dgm:choose>
    <dgm:layoutNode name="maxNode">
      <dgm:alg type="lin"/>
      <dgm:shape xmlns:r="http://schemas.openxmlformats.org/officeDocument/2006/relationships" r:blip="">
        <dgm:adjLst/>
      </dgm:shape>
      <dgm:presOf/>
      <dgm:constrLst>
        <dgm:constr type="w" for="ch"/>
        <dgm:constr type="h" for="ch"/>
      </dgm:constrLst>
      <dgm:layoutNode name="Name33">
        <dgm:alg type="sp"/>
        <dgm:shape xmlns:r="http://schemas.openxmlformats.org/officeDocument/2006/relationships" r:blip="">
          <dgm:adjLst/>
        </dgm:shape>
        <dgm:presOf/>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EF41F0D225043A6B4257806A11AF0EF"/>
        <w:category>
          <w:name w:val="General"/>
          <w:gallery w:val="placeholder"/>
        </w:category>
        <w:types>
          <w:type w:val="bbPlcHdr"/>
        </w:types>
        <w:behaviors>
          <w:behavior w:val="content"/>
        </w:behaviors>
        <w:guid w:val="{7A0CDCB7-25D4-414D-A9C3-EAA077F73080}"/>
      </w:docPartPr>
      <w:docPartBody>
        <w:p w:rsidR="00D86076" w:rsidRDefault="00D12B65" w:rsidP="00D12B65">
          <w:pPr>
            <w:pStyle w:val="BEF41F0D225043A6B4257806A11AF0EF"/>
          </w:pPr>
          <w:r>
            <w:rPr>
              <w:rFonts w:asciiTheme="majorHAnsi" w:hAnsiTheme="majorHAnsi"/>
              <w:sz w:val="80"/>
              <w:szCs w:val="80"/>
            </w:rPr>
            <w:t>[Type the document title]</w:t>
          </w:r>
        </w:p>
      </w:docPartBody>
    </w:docPart>
    <w:docPart>
      <w:docPartPr>
        <w:name w:val="69769F2E8934495E909B16C0980A5B94"/>
        <w:category>
          <w:name w:val="General"/>
          <w:gallery w:val="placeholder"/>
        </w:category>
        <w:types>
          <w:type w:val="bbPlcHdr"/>
        </w:types>
        <w:behaviors>
          <w:behavior w:val="content"/>
        </w:behaviors>
        <w:guid w:val="{41674305-3D2D-4BC5-A3E5-8AC81F91E15B}"/>
      </w:docPartPr>
      <w:docPartBody>
        <w:p w:rsidR="00D86076" w:rsidRDefault="00D12B65" w:rsidP="00D12B65">
          <w:pPr>
            <w:pStyle w:val="69769F2E8934495E909B16C0980A5B94"/>
          </w:pPr>
          <w:r>
            <w:rPr>
              <w:rFonts w:asciiTheme="majorHAnsi" w:hAnsiTheme="majorHAnsi"/>
              <w:sz w:val="44"/>
              <w:szCs w:val="44"/>
            </w:rPr>
            <w:t>[Type the document subtitle]</w:t>
          </w:r>
        </w:p>
      </w:docPartBody>
    </w:docPart>
    <w:docPart>
      <w:docPartPr>
        <w:name w:val="93A477B5E9C24756B98DDC72A1EF3B97"/>
        <w:category>
          <w:name w:val="General"/>
          <w:gallery w:val="placeholder"/>
        </w:category>
        <w:types>
          <w:type w:val="bbPlcHdr"/>
        </w:types>
        <w:behaviors>
          <w:behavior w:val="content"/>
        </w:behaviors>
        <w:guid w:val="{D296999A-C1F1-423E-90B9-B21A746C7233}"/>
      </w:docPartPr>
      <w:docPartBody>
        <w:p w:rsidR="00D86076" w:rsidRDefault="00D12B65" w:rsidP="00D12B65">
          <w:pPr>
            <w:pStyle w:val="93A477B5E9C24756B98DDC72A1EF3B9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B65"/>
    <w:rsid w:val="00250EFE"/>
    <w:rsid w:val="00780393"/>
    <w:rsid w:val="00A07985"/>
    <w:rsid w:val="00D12B65"/>
    <w:rsid w:val="00D86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528818D0374A559A515C3B9F67833E">
    <w:name w:val="E1528818D0374A559A515C3B9F67833E"/>
    <w:rsid w:val="00D12B65"/>
  </w:style>
  <w:style w:type="paragraph" w:customStyle="1" w:styleId="BBB15902485043139807D02105F59A1D">
    <w:name w:val="BBB15902485043139807D02105F59A1D"/>
    <w:rsid w:val="00D12B65"/>
  </w:style>
  <w:style w:type="paragraph" w:customStyle="1" w:styleId="19BC2550C7DE4216BB1BD5A76967A62B">
    <w:name w:val="19BC2550C7DE4216BB1BD5A76967A62B"/>
    <w:rsid w:val="00D12B65"/>
  </w:style>
  <w:style w:type="paragraph" w:customStyle="1" w:styleId="342FABD818CD4F729A98DE397C6F5541">
    <w:name w:val="342FABD818CD4F729A98DE397C6F5541"/>
    <w:rsid w:val="00D12B65"/>
  </w:style>
  <w:style w:type="paragraph" w:customStyle="1" w:styleId="54DB637691324FF2891ED76DA447D7A1">
    <w:name w:val="54DB637691324FF2891ED76DA447D7A1"/>
    <w:rsid w:val="00D12B65"/>
  </w:style>
  <w:style w:type="paragraph" w:customStyle="1" w:styleId="9ABAF566A24A4AE494C521469A6D0912">
    <w:name w:val="9ABAF566A24A4AE494C521469A6D0912"/>
    <w:rsid w:val="00D12B65"/>
  </w:style>
  <w:style w:type="paragraph" w:customStyle="1" w:styleId="1507B153954D428C8F0A99A322EF08AB">
    <w:name w:val="1507B153954D428C8F0A99A322EF08AB"/>
    <w:rsid w:val="00D12B65"/>
  </w:style>
  <w:style w:type="paragraph" w:customStyle="1" w:styleId="46F3C4A905634CEABC68FBD50C3EEC2C">
    <w:name w:val="46F3C4A905634CEABC68FBD50C3EEC2C"/>
    <w:rsid w:val="00D12B65"/>
  </w:style>
  <w:style w:type="paragraph" w:customStyle="1" w:styleId="8294FD10982E4DE29C6891BEBB6EA3C3">
    <w:name w:val="8294FD10982E4DE29C6891BEBB6EA3C3"/>
    <w:rsid w:val="00D12B65"/>
  </w:style>
  <w:style w:type="paragraph" w:customStyle="1" w:styleId="A09DB8BAB2FC49F69A381FE367C96E2E">
    <w:name w:val="A09DB8BAB2FC49F69A381FE367C96E2E"/>
    <w:rsid w:val="00D12B65"/>
  </w:style>
  <w:style w:type="paragraph" w:customStyle="1" w:styleId="FCA4A95CE0B74E68A4811AA53764C745">
    <w:name w:val="FCA4A95CE0B74E68A4811AA53764C745"/>
    <w:rsid w:val="00D12B65"/>
  </w:style>
  <w:style w:type="paragraph" w:customStyle="1" w:styleId="AF334E180E6A40E3AB2D8D1F3766F769">
    <w:name w:val="AF334E180E6A40E3AB2D8D1F3766F769"/>
    <w:rsid w:val="00D12B65"/>
  </w:style>
  <w:style w:type="paragraph" w:customStyle="1" w:styleId="BEF41F0D225043A6B4257806A11AF0EF">
    <w:name w:val="BEF41F0D225043A6B4257806A11AF0EF"/>
    <w:rsid w:val="00D12B65"/>
  </w:style>
  <w:style w:type="paragraph" w:customStyle="1" w:styleId="69769F2E8934495E909B16C0980A5B94">
    <w:name w:val="69769F2E8934495E909B16C0980A5B94"/>
    <w:rsid w:val="00D12B65"/>
  </w:style>
  <w:style w:type="paragraph" w:customStyle="1" w:styleId="93A477B5E9C24756B98DDC72A1EF3B97">
    <w:name w:val="93A477B5E9C24756B98DDC72A1EF3B97"/>
    <w:rsid w:val="00D12B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528818D0374A559A515C3B9F67833E">
    <w:name w:val="E1528818D0374A559A515C3B9F67833E"/>
    <w:rsid w:val="00D12B65"/>
  </w:style>
  <w:style w:type="paragraph" w:customStyle="1" w:styleId="BBB15902485043139807D02105F59A1D">
    <w:name w:val="BBB15902485043139807D02105F59A1D"/>
    <w:rsid w:val="00D12B65"/>
  </w:style>
  <w:style w:type="paragraph" w:customStyle="1" w:styleId="19BC2550C7DE4216BB1BD5A76967A62B">
    <w:name w:val="19BC2550C7DE4216BB1BD5A76967A62B"/>
    <w:rsid w:val="00D12B65"/>
  </w:style>
  <w:style w:type="paragraph" w:customStyle="1" w:styleId="342FABD818CD4F729A98DE397C6F5541">
    <w:name w:val="342FABD818CD4F729A98DE397C6F5541"/>
    <w:rsid w:val="00D12B65"/>
  </w:style>
  <w:style w:type="paragraph" w:customStyle="1" w:styleId="54DB637691324FF2891ED76DA447D7A1">
    <w:name w:val="54DB637691324FF2891ED76DA447D7A1"/>
    <w:rsid w:val="00D12B65"/>
  </w:style>
  <w:style w:type="paragraph" w:customStyle="1" w:styleId="9ABAF566A24A4AE494C521469A6D0912">
    <w:name w:val="9ABAF566A24A4AE494C521469A6D0912"/>
    <w:rsid w:val="00D12B65"/>
  </w:style>
  <w:style w:type="paragraph" w:customStyle="1" w:styleId="1507B153954D428C8F0A99A322EF08AB">
    <w:name w:val="1507B153954D428C8F0A99A322EF08AB"/>
    <w:rsid w:val="00D12B65"/>
  </w:style>
  <w:style w:type="paragraph" w:customStyle="1" w:styleId="46F3C4A905634CEABC68FBD50C3EEC2C">
    <w:name w:val="46F3C4A905634CEABC68FBD50C3EEC2C"/>
    <w:rsid w:val="00D12B65"/>
  </w:style>
  <w:style w:type="paragraph" w:customStyle="1" w:styleId="8294FD10982E4DE29C6891BEBB6EA3C3">
    <w:name w:val="8294FD10982E4DE29C6891BEBB6EA3C3"/>
    <w:rsid w:val="00D12B65"/>
  </w:style>
  <w:style w:type="paragraph" w:customStyle="1" w:styleId="A09DB8BAB2FC49F69A381FE367C96E2E">
    <w:name w:val="A09DB8BAB2FC49F69A381FE367C96E2E"/>
    <w:rsid w:val="00D12B65"/>
  </w:style>
  <w:style w:type="paragraph" w:customStyle="1" w:styleId="FCA4A95CE0B74E68A4811AA53764C745">
    <w:name w:val="FCA4A95CE0B74E68A4811AA53764C745"/>
    <w:rsid w:val="00D12B65"/>
  </w:style>
  <w:style w:type="paragraph" w:customStyle="1" w:styleId="AF334E180E6A40E3AB2D8D1F3766F769">
    <w:name w:val="AF334E180E6A40E3AB2D8D1F3766F769"/>
    <w:rsid w:val="00D12B65"/>
  </w:style>
  <w:style w:type="paragraph" w:customStyle="1" w:styleId="BEF41F0D225043A6B4257806A11AF0EF">
    <w:name w:val="BEF41F0D225043A6B4257806A11AF0EF"/>
    <w:rsid w:val="00D12B65"/>
  </w:style>
  <w:style w:type="paragraph" w:customStyle="1" w:styleId="69769F2E8934495E909B16C0980A5B94">
    <w:name w:val="69769F2E8934495E909B16C0980A5B94"/>
    <w:rsid w:val="00D12B65"/>
  </w:style>
  <w:style w:type="paragraph" w:customStyle="1" w:styleId="93A477B5E9C24756B98DDC72A1EF3B97">
    <w:name w:val="93A477B5E9C24756B98DDC72A1EF3B97"/>
    <w:rsid w:val="00D12B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here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101B7-0C98-4781-AA93-255297E2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The AASG Data Repository</vt:lpstr>
    </vt:vector>
  </TitlesOfParts>
  <Company>Arizona Geological Survey</Company>
  <LinksUpToDate>false</LinksUpToDate>
  <CharactersWithSpaces>10188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USGIN Data and Metadata Repository Application</dc:title>
  <dc:subject>Getting familiar with the Repository:                     Entering, Editing, and Searching Data</dc:subject>
  <dc:creator>Leah Musil</dc:creator>
  <dc:description>Revised by AZGS: Esty Pape to clean up and improve readability.</dc:description>
  <cp:lastModifiedBy>Stephen Richard</cp:lastModifiedBy>
  <cp:revision>5</cp:revision>
  <dcterms:created xsi:type="dcterms:W3CDTF">2013-07-02T19:24:00Z</dcterms:created>
  <dcterms:modified xsi:type="dcterms:W3CDTF">2013-08-13T21:59:00Z</dcterms:modified>
</cp:coreProperties>
</file>